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38D3" w:rsidRPr="008D7743" w:rsidRDefault="000438D3" w:rsidP="008D7743">
      <w:pPr>
        <w:pStyle w:val="Header"/>
        <w:pBdr>
          <w:bottom w:val="single" w:sz="4" w:space="1" w:color="auto"/>
        </w:pBdr>
        <w:ind w:left="720"/>
        <w:rPr>
          <w:sz w:val="20"/>
          <w:szCs w:val="20"/>
        </w:rPr>
      </w:pPr>
      <w:r w:rsidRPr="008D7743">
        <w:rPr>
          <w:sz w:val="20"/>
          <w:szCs w:val="20"/>
        </w:rPr>
        <w:t>Measurement of Ejection Fraction &amp; Wall Thickening in Myocardial Perfusion Positron Emission Tomography</w:t>
      </w:r>
    </w:p>
    <w:p w:rsidR="000438D3" w:rsidRDefault="000438D3" w:rsidP="008D7743">
      <w:pPr>
        <w:spacing w:after="0" w:line="240" w:lineRule="auto"/>
        <w:ind w:firstLine="720"/>
        <w:rPr>
          <w:rFonts w:ascii="Times New Roman" w:hAnsi="Times New Roman" w:cs="Times New Roman"/>
          <w:i/>
          <w:iCs/>
          <w:sz w:val="20"/>
          <w:szCs w:val="20"/>
          <w:lang w:val="en-CA"/>
        </w:rPr>
      </w:pPr>
    </w:p>
    <w:p w:rsidR="000438D3" w:rsidRPr="00CA4EB3" w:rsidRDefault="000438D3" w:rsidP="008D7743">
      <w:pPr>
        <w:spacing w:after="0" w:line="240" w:lineRule="auto"/>
        <w:ind w:firstLine="720"/>
        <w:rPr>
          <w:rFonts w:ascii="Times New Roman" w:hAnsi="Times New Roman" w:cs="Times New Roman"/>
          <w:i/>
          <w:iCs/>
          <w:sz w:val="18"/>
          <w:szCs w:val="18"/>
          <w:lang w:val="en-CA"/>
        </w:rPr>
      </w:pPr>
      <w:r w:rsidRPr="00CA4EB3">
        <w:rPr>
          <w:rFonts w:ascii="Times New Roman" w:hAnsi="Times New Roman" w:cs="Times New Roman"/>
          <w:i/>
          <w:iCs/>
          <w:sz w:val="18"/>
          <w:szCs w:val="18"/>
          <w:lang w:val="en-CA"/>
        </w:rPr>
        <w:t xml:space="preserve">By Charles Malo, University of Ottawa Heart Institute, </w:t>
      </w:r>
      <w:smartTag w:uri="urn:schemas-microsoft-com:office:smarttags" w:element="City">
        <w:smartTag w:uri="urn:schemas-microsoft-com:office:smarttags" w:element="place">
          <w:smartTag w:uri="urn:schemas-microsoft-com:office:smarttags" w:element="City">
            <w:r w:rsidRPr="00CA4EB3">
              <w:rPr>
                <w:rFonts w:ascii="Times New Roman" w:hAnsi="Times New Roman" w:cs="Times New Roman"/>
                <w:i/>
                <w:iCs/>
                <w:sz w:val="18"/>
                <w:szCs w:val="18"/>
                <w:lang w:val="en-CA"/>
              </w:rPr>
              <w:t>Ottawa</w:t>
            </w:r>
          </w:smartTag>
          <w:r w:rsidRPr="00CA4EB3">
            <w:rPr>
              <w:rFonts w:ascii="Times New Roman" w:hAnsi="Times New Roman" w:cs="Times New Roman"/>
              <w:i/>
              <w:iCs/>
              <w:sz w:val="18"/>
              <w:szCs w:val="18"/>
              <w:lang w:val="en-CA"/>
            </w:rPr>
            <w:t xml:space="preserve">, </w:t>
          </w:r>
          <w:smartTag w:uri="urn:schemas-microsoft-com:office:smarttags" w:element="State">
            <w:r w:rsidRPr="00CA4EB3">
              <w:rPr>
                <w:rFonts w:ascii="Times New Roman" w:hAnsi="Times New Roman" w:cs="Times New Roman"/>
                <w:i/>
                <w:iCs/>
                <w:sz w:val="18"/>
                <w:szCs w:val="18"/>
                <w:lang w:val="en-CA"/>
              </w:rPr>
              <w:t>Ontario</w:t>
            </w:r>
          </w:smartTag>
          <w:r w:rsidRPr="00CA4EB3">
            <w:rPr>
              <w:rFonts w:ascii="Times New Roman" w:hAnsi="Times New Roman" w:cs="Times New Roman"/>
              <w:i/>
              <w:iCs/>
              <w:sz w:val="18"/>
              <w:szCs w:val="18"/>
              <w:lang w:val="en-CA"/>
            </w:rPr>
            <w:t xml:space="preserve">, </w:t>
          </w:r>
          <w:smartTag w:uri="urn:schemas-microsoft-com:office:smarttags" w:element="country-region">
            <w:r w:rsidRPr="00CA4EB3">
              <w:rPr>
                <w:rFonts w:ascii="Times New Roman" w:hAnsi="Times New Roman" w:cs="Times New Roman"/>
                <w:i/>
                <w:iCs/>
                <w:sz w:val="18"/>
                <w:szCs w:val="18"/>
                <w:lang w:val="en-CA"/>
              </w:rPr>
              <w:t>Canada</w:t>
            </w:r>
          </w:smartTag>
        </w:smartTag>
      </w:smartTag>
    </w:p>
    <w:p w:rsidR="000438D3" w:rsidRPr="00CA4EB3" w:rsidRDefault="000438D3" w:rsidP="008D7743">
      <w:pPr>
        <w:spacing w:after="0" w:line="240" w:lineRule="auto"/>
        <w:ind w:left="720"/>
        <w:rPr>
          <w:rFonts w:ascii="Times New Roman" w:hAnsi="Times New Roman" w:cs="Times New Roman"/>
          <w:i/>
          <w:iCs/>
          <w:sz w:val="18"/>
          <w:szCs w:val="18"/>
          <w:lang w:val="en-CA"/>
        </w:rPr>
      </w:pPr>
      <w:r w:rsidRPr="00CA4EB3">
        <w:rPr>
          <w:rFonts w:ascii="Times New Roman" w:hAnsi="Times New Roman" w:cs="Times New Roman"/>
          <w:i/>
          <w:iCs/>
          <w:sz w:val="18"/>
          <w:szCs w:val="18"/>
          <w:lang w:val="en-CA"/>
        </w:rPr>
        <w:t>With supervision by Robert A. deKemp and Ran Klein</w:t>
      </w:r>
    </w:p>
    <w:p w:rsidR="000438D3" w:rsidRPr="00CA4EB3" w:rsidRDefault="000438D3" w:rsidP="008D7743">
      <w:pPr>
        <w:spacing w:after="0" w:line="240" w:lineRule="auto"/>
        <w:ind w:left="720"/>
        <w:rPr>
          <w:rFonts w:ascii="Times New Roman" w:hAnsi="Times New Roman" w:cs="Times New Roman"/>
          <w:i/>
          <w:iCs/>
          <w:sz w:val="18"/>
          <w:szCs w:val="18"/>
          <w:lang w:val="en-CA"/>
        </w:rPr>
      </w:pPr>
    </w:p>
    <w:p w:rsidR="000438D3" w:rsidRPr="00CA4EB3" w:rsidRDefault="000438D3" w:rsidP="008D7743">
      <w:pPr>
        <w:spacing w:after="0" w:line="240" w:lineRule="auto"/>
        <w:ind w:left="720"/>
        <w:rPr>
          <w:rFonts w:ascii="Times New Roman" w:hAnsi="Times New Roman" w:cs="Times New Roman"/>
          <w:i/>
          <w:iCs/>
          <w:sz w:val="18"/>
          <w:szCs w:val="18"/>
          <w:lang w:val="en-CA"/>
        </w:rPr>
      </w:pPr>
      <w:r w:rsidRPr="00CA4EB3">
        <w:rPr>
          <w:rFonts w:ascii="Times New Roman" w:hAnsi="Times New Roman" w:cs="Times New Roman"/>
          <w:i/>
          <w:iCs/>
          <w:sz w:val="18"/>
          <w:szCs w:val="18"/>
          <w:lang w:val="en-CA"/>
        </w:rPr>
        <w:t>May-August 2009</w:t>
      </w:r>
    </w:p>
    <w:p w:rsidR="000438D3" w:rsidRPr="00CA4EB3" w:rsidRDefault="000438D3" w:rsidP="008D7743">
      <w:pPr>
        <w:spacing w:after="0" w:line="240" w:lineRule="auto"/>
        <w:ind w:left="720"/>
        <w:rPr>
          <w:rFonts w:ascii="Times New Roman" w:hAnsi="Times New Roman" w:cs="Times New Roman"/>
          <w:i/>
          <w:iCs/>
          <w:sz w:val="18"/>
          <w:szCs w:val="18"/>
          <w:lang w:val="en-CA"/>
        </w:rPr>
      </w:pPr>
      <w:r w:rsidRPr="00CA4EB3">
        <w:rPr>
          <w:rFonts w:ascii="Times New Roman" w:hAnsi="Times New Roman" w:cs="Times New Roman"/>
          <w:i/>
          <w:iCs/>
          <w:sz w:val="18"/>
          <w:szCs w:val="18"/>
          <w:lang w:val="en-CA"/>
        </w:rPr>
        <w:t xml:space="preserve">Keywords: FlowQuant, UNIX, Left Ventricle, Ejection Fraction, Volume, Wall Thickening, Myocardium, PET </w:t>
      </w:r>
    </w:p>
    <w:p w:rsidR="000438D3" w:rsidRPr="008D7743" w:rsidRDefault="000438D3" w:rsidP="008D7743">
      <w:pPr>
        <w:autoSpaceDE w:val="0"/>
        <w:autoSpaceDN w:val="0"/>
        <w:adjustRightInd w:val="0"/>
        <w:spacing w:after="0" w:line="240" w:lineRule="auto"/>
        <w:rPr>
          <w:rFonts w:ascii="Times New Roman" w:hAnsi="Times New Roman" w:cs="Times New Roman"/>
          <w:sz w:val="24"/>
          <w:szCs w:val="24"/>
        </w:rPr>
      </w:pPr>
    </w:p>
    <w:p w:rsidR="000438D3" w:rsidRPr="008D7743" w:rsidRDefault="000438D3" w:rsidP="008D7743">
      <w:pPr>
        <w:autoSpaceDE w:val="0"/>
        <w:autoSpaceDN w:val="0"/>
        <w:adjustRightInd w:val="0"/>
        <w:spacing w:after="0" w:line="240" w:lineRule="auto"/>
        <w:ind w:left="720"/>
        <w:rPr>
          <w:rFonts w:ascii="Times New Roman" w:hAnsi="Times New Roman" w:cs="Times New Roman"/>
          <w:b/>
          <w:bCs/>
          <w:i/>
          <w:iCs/>
          <w:sz w:val="30"/>
          <w:szCs w:val="30"/>
          <w:u w:val="single"/>
        </w:rPr>
      </w:pPr>
      <w:r w:rsidRPr="008D7743">
        <w:rPr>
          <w:rFonts w:ascii="Times New Roman" w:hAnsi="Times New Roman" w:cs="Times New Roman"/>
          <w:b/>
          <w:bCs/>
          <w:i/>
          <w:iCs/>
          <w:sz w:val="30"/>
          <w:szCs w:val="30"/>
          <w:u w:val="single"/>
        </w:rPr>
        <w:t>Table of Contents:</w:t>
      </w:r>
    </w:p>
    <w:p w:rsidR="000438D3" w:rsidRPr="006A2605" w:rsidRDefault="000438D3" w:rsidP="006F3CAE">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Abstract</w:t>
      </w:r>
    </w:p>
    <w:p w:rsidR="000438D3" w:rsidRPr="006A2605" w:rsidRDefault="000438D3" w:rsidP="008D7743">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Left Ventricle Ejection Fraction &amp; Wall Thickening Calculation</w:t>
      </w:r>
    </w:p>
    <w:p w:rsidR="000438D3" w:rsidRPr="006A2605" w:rsidRDefault="000438D3" w:rsidP="008D7743">
      <w:pPr>
        <w:numPr>
          <w:ilvl w:val="0"/>
          <w:numId w:val="8"/>
        </w:numPr>
        <w:tabs>
          <w:tab w:val="clear" w:pos="1620"/>
          <w:tab w:val="num" w:pos="2340"/>
        </w:tabs>
        <w:ind w:left="2340"/>
        <w:rPr>
          <w:rFonts w:ascii="Times New Roman" w:hAnsi="Times New Roman" w:cs="Times New Roman"/>
        </w:rPr>
      </w:pPr>
      <w:r w:rsidRPr="006A2605">
        <w:rPr>
          <w:rFonts w:ascii="Times New Roman" w:hAnsi="Times New Roman" w:cs="Times New Roman"/>
        </w:rPr>
        <w:t>Introduction</w:t>
      </w:r>
    </w:p>
    <w:p w:rsidR="000438D3" w:rsidRPr="006A2605" w:rsidRDefault="000438D3" w:rsidP="008D7743">
      <w:pPr>
        <w:numPr>
          <w:ilvl w:val="0"/>
          <w:numId w:val="8"/>
        </w:numPr>
        <w:tabs>
          <w:tab w:val="clear" w:pos="1620"/>
          <w:tab w:val="num" w:pos="2340"/>
        </w:tabs>
        <w:ind w:left="2340"/>
        <w:rPr>
          <w:rFonts w:ascii="Times New Roman" w:hAnsi="Times New Roman" w:cs="Times New Roman"/>
        </w:rPr>
      </w:pPr>
      <w:r w:rsidRPr="006A2605">
        <w:rPr>
          <w:rFonts w:ascii="Times New Roman" w:hAnsi="Times New Roman" w:cs="Times New Roman"/>
        </w:rPr>
        <w:t>Methodology</w:t>
      </w:r>
    </w:p>
    <w:p w:rsidR="000438D3" w:rsidRPr="006A2605" w:rsidRDefault="000438D3" w:rsidP="008D7743">
      <w:pPr>
        <w:numPr>
          <w:ilvl w:val="0"/>
          <w:numId w:val="5"/>
        </w:numPr>
        <w:tabs>
          <w:tab w:val="clear" w:pos="2520"/>
          <w:tab w:val="num" w:pos="3240"/>
        </w:tabs>
        <w:ind w:left="3240"/>
        <w:rPr>
          <w:rFonts w:ascii="Times New Roman" w:hAnsi="Times New Roman" w:cs="Times New Roman"/>
        </w:rPr>
      </w:pPr>
      <w:r w:rsidRPr="006A2605">
        <w:rPr>
          <w:rFonts w:ascii="Times New Roman" w:hAnsi="Times New Roman" w:cs="Times New Roman"/>
        </w:rPr>
        <w:t>Acquiring the data: Background on PET Imaging</w:t>
      </w:r>
    </w:p>
    <w:p w:rsidR="000438D3" w:rsidRPr="006A2605" w:rsidRDefault="000438D3" w:rsidP="008D7743">
      <w:pPr>
        <w:numPr>
          <w:ilvl w:val="0"/>
          <w:numId w:val="5"/>
        </w:numPr>
        <w:tabs>
          <w:tab w:val="clear" w:pos="2520"/>
          <w:tab w:val="num" w:pos="3240"/>
        </w:tabs>
        <w:ind w:left="3240"/>
        <w:rPr>
          <w:rFonts w:ascii="Times New Roman" w:hAnsi="Times New Roman" w:cs="Times New Roman"/>
        </w:rPr>
      </w:pPr>
      <w:r w:rsidRPr="006A2605">
        <w:rPr>
          <w:rFonts w:ascii="Times New Roman" w:hAnsi="Times New Roman" w:cs="Times New Roman"/>
        </w:rPr>
        <w:t>Processing the data</w:t>
      </w:r>
    </w:p>
    <w:p w:rsidR="000438D3" w:rsidRPr="006A2605" w:rsidRDefault="000438D3" w:rsidP="008D7743">
      <w:pPr>
        <w:numPr>
          <w:ilvl w:val="0"/>
          <w:numId w:val="5"/>
        </w:numPr>
        <w:tabs>
          <w:tab w:val="clear" w:pos="2520"/>
          <w:tab w:val="num" w:pos="3240"/>
        </w:tabs>
        <w:ind w:left="3240"/>
        <w:rPr>
          <w:rFonts w:ascii="Times New Roman" w:hAnsi="Times New Roman" w:cs="Times New Roman"/>
        </w:rPr>
      </w:pPr>
      <w:r w:rsidRPr="006A2605">
        <w:rPr>
          <w:rFonts w:ascii="Times New Roman" w:hAnsi="Times New Roman" w:cs="Times New Roman"/>
        </w:rPr>
        <w:t>Improving the report page</w:t>
      </w:r>
    </w:p>
    <w:p w:rsidR="000438D3" w:rsidRPr="006A2605" w:rsidRDefault="000438D3" w:rsidP="008D7743">
      <w:pPr>
        <w:numPr>
          <w:ilvl w:val="0"/>
          <w:numId w:val="5"/>
        </w:numPr>
        <w:tabs>
          <w:tab w:val="clear" w:pos="2520"/>
          <w:tab w:val="num" w:pos="3240"/>
        </w:tabs>
        <w:ind w:left="3240"/>
        <w:rPr>
          <w:rFonts w:ascii="Times New Roman" w:hAnsi="Times New Roman" w:cs="Times New Roman"/>
        </w:rPr>
      </w:pPr>
      <w:r w:rsidRPr="006A2605">
        <w:rPr>
          <w:rFonts w:ascii="Times New Roman" w:hAnsi="Times New Roman" w:cs="Times New Roman"/>
        </w:rPr>
        <w:t>Facts</w:t>
      </w:r>
    </w:p>
    <w:p w:rsidR="000438D3" w:rsidRPr="006A2605" w:rsidRDefault="000438D3" w:rsidP="008D7743">
      <w:pPr>
        <w:numPr>
          <w:ilvl w:val="0"/>
          <w:numId w:val="8"/>
        </w:numPr>
        <w:tabs>
          <w:tab w:val="clear" w:pos="1620"/>
          <w:tab w:val="num" w:pos="2340"/>
        </w:tabs>
        <w:ind w:left="2340"/>
        <w:rPr>
          <w:rFonts w:ascii="Times New Roman" w:hAnsi="Times New Roman" w:cs="Times New Roman"/>
        </w:rPr>
      </w:pPr>
      <w:r w:rsidRPr="006A2605">
        <w:rPr>
          <w:rFonts w:ascii="Times New Roman" w:hAnsi="Times New Roman" w:cs="Times New Roman"/>
        </w:rPr>
        <w:t>The Calculations</w:t>
      </w:r>
    </w:p>
    <w:p w:rsidR="000438D3" w:rsidRPr="006A2605" w:rsidRDefault="000438D3" w:rsidP="006F3CAE">
      <w:pPr>
        <w:numPr>
          <w:ilvl w:val="0"/>
          <w:numId w:val="10"/>
        </w:numPr>
        <w:tabs>
          <w:tab w:val="clear" w:pos="2520"/>
          <w:tab w:val="num" w:pos="3240"/>
        </w:tabs>
        <w:ind w:left="3240"/>
        <w:rPr>
          <w:rFonts w:ascii="Times New Roman" w:hAnsi="Times New Roman" w:cs="Times New Roman"/>
        </w:rPr>
      </w:pPr>
      <w:r w:rsidRPr="006A2605">
        <w:rPr>
          <w:rFonts w:ascii="Times New Roman" w:hAnsi="Times New Roman" w:cs="Times New Roman"/>
        </w:rPr>
        <w:t xml:space="preserve">Basic calculation of </w:t>
      </w:r>
      <w:smartTag w:uri="urn:schemas-microsoft-com:office:smarttags" w:element="City">
        <w:smartTag w:uri="urn:schemas-microsoft-com:office:smarttags" w:element="place">
          <w:r w:rsidRPr="006A2605">
            <w:rPr>
              <w:rFonts w:ascii="Times New Roman" w:hAnsi="Times New Roman" w:cs="Times New Roman"/>
            </w:rPr>
            <w:t>LV</w:t>
          </w:r>
        </w:smartTag>
      </w:smartTag>
      <w:r w:rsidRPr="006A2605">
        <w:rPr>
          <w:rFonts w:ascii="Times New Roman" w:hAnsi="Times New Roman" w:cs="Times New Roman"/>
        </w:rPr>
        <w:t xml:space="preserve"> volumes ignoring Wall Thickening</w:t>
      </w:r>
    </w:p>
    <w:p w:rsidR="000438D3" w:rsidRPr="006A2605" w:rsidRDefault="000438D3" w:rsidP="006F3CAE">
      <w:pPr>
        <w:numPr>
          <w:ilvl w:val="0"/>
          <w:numId w:val="10"/>
        </w:numPr>
        <w:tabs>
          <w:tab w:val="clear" w:pos="2520"/>
          <w:tab w:val="num" w:pos="3240"/>
        </w:tabs>
        <w:ind w:left="3240"/>
        <w:rPr>
          <w:rFonts w:ascii="Times New Roman" w:hAnsi="Times New Roman" w:cs="Times New Roman"/>
        </w:rPr>
      </w:pPr>
      <w:r w:rsidRPr="006A2605">
        <w:rPr>
          <w:rFonts w:ascii="Times New Roman" w:hAnsi="Times New Roman" w:cs="Times New Roman"/>
        </w:rPr>
        <w:t>Calculating Wall Thickening by Iteration</w:t>
      </w:r>
    </w:p>
    <w:p w:rsidR="000438D3" w:rsidRPr="006A2605" w:rsidRDefault="000438D3" w:rsidP="006F3CAE">
      <w:pPr>
        <w:pStyle w:val="ListParagraph"/>
        <w:numPr>
          <w:ilvl w:val="0"/>
          <w:numId w:val="10"/>
        </w:numPr>
        <w:tabs>
          <w:tab w:val="clear" w:pos="2520"/>
          <w:tab w:val="num" w:pos="3240"/>
        </w:tabs>
        <w:ind w:left="3240"/>
        <w:rPr>
          <w:rFonts w:ascii="Times New Roman" w:hAnsi="Times New Roman" w:cs="Times New Roman"/>
        </w:rPr>
      </w:pPr>
      <w:r w:rsidRPr="006A2605">
        <w:rPr>
          <w:rFonts w:ascii="Times New Roman" w:hAnsi="Times New Roman" w:cs="Times New Roman"/>
        </w:rPr>
        <w:t>Recalculation of volumes and Ejection Fraction considering Wall Thickening effect</w:t>
      </w:r>
    </w:p>
    <w:p w:rsidR="000438D3" w:rsidRPr="006A2605" w:rsidRDefault="000438D3" w:rsidP="008D7743">
      <w:pPr>
        <w:numPr>
          <w:ilvl w:val="0"/>
          <w:numId w:val="8"/>
        </w:numPr>
        <w:tabs>
          <w:tab w:val="clear" w:pos="1620"/>
          <w:tab w:val="num" w:pos="2340"/>
        </w:tabs>
        <w:ind w:left="2340"/>
        <w:rPr>
          <w:rFonts w:ascii="Times New Roman" w:hAnsi="Times New Roman" w:cs="Times New Roman"/>
        </w:rPr>
      </w:pPr>
      <w:r w:rsidRPr="006A2605">
        <w:rPr>
          <w:rFonts w:ascii="Times New Roman" w:hAnsi="Times New Roman" w:cs="Times New Roman"/>
        </w:rPr>
        <w:t>FlowQuant to 4DM Comparison and Discussion</w:t>
      </w:r>
    </w:p>
    <w:p w:rsidR="000438D3" w:rsidRPr="006A2605" w:rsidRDefault="000438D3" w:rsidP="008D7743">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UNIX Support Feature</w:t>
      </w:r>
    </w:p>
    <w:p w:rsidR="000438D3" w:rsidRPr="006A2605" w:rsidRDefault="000438D3" w:rsidP="00EB3288">
      <w:pPr>
        <w:pStyle w:val="Heading1"/>
        <w:numPr>
          <w:ilvl w:val="0"/>
          <w:numId w:val="13"/>
        </w:numPr>
        <w:tabs>
          <w:tab w:val="clear" w:pos="3570"/>
          <w:tab w:val="left" w:pos="-990"/>
          <w:tab w:val="num" w:pos="-880"/>
        </w:tabs>
        <w:ind w:left="1670" w:firstLine="420"/>
        <w:rPr>
          <w:rFonts w:ascii="Times New Roman" w:hAnsi="Times New Roman" w:cs="Times New Roman"/>
          <w:b w:val="0"/>
          <w:bCs w:val="0"/>
          <w:kern w:val="0"/>
          <w:sz w:val="22"/>
          <w:szCs w:val="22"/>
          <w:lang w:val="en-US"/>
        </w:rPr>
      </w:pPr>
      <w:r w:rsidRPr="006A2605">
        <w:rPr>
          <w:rFonts w:ascii="Times New Roman" w:hAnsi="Times New Roman" w:cs="Times New Roman"/>
          <w:b w:val="0"/>
          <w:bCs w:val="0"/>
          <w:kern w:val="0"/>
          <w:sz w:val="22"/>
          <w:szCs w:val="22"/>
          <w:lang w:val="en-US"/>
        </w:rPr>
        <w:t>Introduction</w:t>
      </w:r>
    </w:p>
    <w:p w:rsidR="000438D3" w:rsidRPr="006A2605" w:rsidRDefault="000438D3" w:rsidP="00EB3288">
      <w:pPr>
        <w:pStyle w:val="Heading1"/>
        <w:numPr>
          <w:ilvl w:val="0"/>
          <w:numId w:val="13"/>
        </w:numPr>
        <w:tabs>
          <w:tab w:val="clear" w:pos="3570"/>
          <w:tab w:val="num" w:pos="-1100"/>
          <w:tab w:val="num" w:pos="-550"/>
          <w:tab w:val="left" w:pos="0"/>
        </w:tabs>
        <w:ind w:left="1670" w:firstLine="420"/>
        <w:rPr>
          <w:rFonts w:ascii="Times New Roman" w:hAnsi="Times New Roman" w:cs="Times New Roman"/>
          <w:b w:val="0"/>
          <w:bCs w:val="0"/>
          <w:kern w:val="0"/>
          <w:sz w:val="22"/>
          <w:szCs w:val="22"/>
          <w:lang w:val="en-US"/>
        </w:rPr>
      </w:pPr>
      <w:r w:rsidRPr="006A2605">
        <w:rPr>
          <w:rFonts w:ascii="Times New Roman" w:hAnsi="Times New Roman" w:cs="Times New Roman"/>
          <w:b w:val="0"/>
          <w:bCs w:val="0"/>
          <w:kern w:val="0"/>
          <w:sz w:val="22"/>
          <w:szCs w:val="22"/>
          <w:lang w:val="en-US"/>
        </w:rPr>
        <w:t>Methodology</w:t>
      </w:r>
    </w:p>
    <w:p w:rsidR="000438D3" w:rsidRPr="006A2605" w:rsidRDefault="000438D3" w:rsidP="00EB3288">
      <w:pPr>
        <w:numPr>
          <w:ilvl w:val="0"/>
          <w:numId w:val="14"/>
        </w:numPr>
        <w:tabs>
          <w:tab w:val="clear" w:pos="3960"/>
          <w:tab w:val="left" w:pos="1035"/>
        </w:tabs>
        <w:ind w:left="3190"/>
        <w:rPr>
          <w:rFonts w:ascii="Times New Roman" w:hAnsi="Times New Roman" w:cs="Times New Roman"/>
        </w:rPr>
      </w:pPr>
      <w:r w:rsidRPr="006A2605">
        <w:rPr>
          <w:rFonts w:ascii="Times New Roman" w:hAnsi="Times New Roman" w:cs="Times New Roman"/>
        </w:rPr>
        <w:t>Case Sensitivity Mismatch</w:t>
      </w:r>
    </w:p>
    <w:p w:rsidR="000438D3" w:rsidRPr="006A2605" w:rsidRDefault="000438D3" w:rsidP="00096954">
      <w:pPr>
        <w:numPr>
          <w:ilvl w:val="0"/>
          <w:numId w:val="14"/>
        </w:numPr>
        <w:tabs>
          <w:tab w:val="clear" w:pos="3960"/>
          <w:tab w:val="left" w:pos="1035"/>
        </w:tabs>
        <w:ind w:left="3190"/>
        <w:rPr>
          <w:rFonts w:ascii="Times New Roman" w:hAnsi="Times New Roman" w:cs="Times New Roman"/>
        </w:rPr>
      </w:pPr>
      <w:r w:rsidRPr="006A2605">
        <w:rPr>
          <w:rFonts w:ascii="Times New Roman" w:hAnsi="Times New Roman" w:cs="Times New Roman"/>
        </w:rPr>
        <w:t>Backward/Forward slash dilemma</w:t>
      </w:r>
    </w:p>
    <w:p w:rsidR="000438D3" w:rsidRPr="006A2605" w:rsidRDefault="000438D3" w:rsidP="00096954">
      <w:pPr>
        <w:numPr>
          <w:ilvl w:val="0"/>
          <w:numId w:val="14"/>
        </w:numPr>
        <w:tabs>
          <w:tab w:val="clear" w:pos="3960"/>
          <w:tab w:val="left" w:pos="1035"/>
        </w:tabs>
        <w:ind w:left="3190"/>
      </w:pPr>
      <w:r w:rsidRPr="006A2605">
        <w:rPr>
          <w:rFonts w:ascii="Times New Roman" w:hAnsi="Times New Roman" w:cs="Times New Roman"/>
        </w:rPr>
        <w:t>UNIX paths and tools</w:t>
      </w:r>
    </w:p>
    <w:p w:rsidR="000438D3" w:rsidRPr="006A2605" w:rsidRDefault="000438D3" w:rsidP="00EB3288">
      <w:pPr>
        <w:pStyle w:val="Heading1"/>
        <w:numPr>
          <w:ilvl w:val="0"/>
          <w:numId w:val="13"/>
        </w:numPr>
        <w:tabs>
          <w:tab w:val="clear" w:pos="3570"/>
          <w:tab w:val="num" w:pos="-660"/>
          <w:tab w:val="num" w:pos="1670"/>
        </w:tabs>
        <w:ind w:left="1670" w:firstLine="420"/>
        <w:rPr>
          <w:rFonts w:ascii="Times New Roman" w:hAnsi="Times New Roman" w:cs="Times New Roman"/>
          <w:b w:val="0"/>
          <w:bCs w:val="0"/>
          <w:kern w:val="0"/>
          <w:sz w:val="22"/>
          <w:szCs w:val="22"/>
          <w:lang w:val="en-US"/>
        </w:rPr>
      </w:pPr>
      <w:r w:rsidRPr="006A2605">
        <w:rPr>
          <w:rFonts w:ascii="Times New Roman" w:hAnsi="Times New Roman" w:cs="Times New Roman"/>
          <w:b w:val="0"/>
          <w:bCs w:val="0"/>
          <w:kern w:val="0"/>
          <w:sz w:val="22"/>
          <w:szCs w:val="22"/>
          <w:lang w:val="en-US"/>
        </w:rPr>
        <w:t>Limitations</w:t>
      </w:r>
    </w:p>
    <w:p w:rsidR="000438D3" w:rsidRPr="006A2605" w:rsidRDefault="000438D3" w:rsidP="008D7743">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Conclusion</w:t>
      </w:r>
    </w:p>
    <w:p w:rsidR="000438D3" w:rsidRPr="006A2605" w:rsidRDefault="000438D3" w:rsidP="008D7743">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Copyrights and Acknowledgements</w:t>
      </w:r>
    </w:p>
    <w:p w:rsidR="000438D3" w:rsidRDefault="000438D3" w:rsidP="00096954">
      <w:pPr>
        <w:numPr>
          <w:ilvl w:val="0"/>
          <w:numId w:val="9"/>
        </w:numPr>
        <w:tabs>
          <w:tab w:val="clear" w:pos="720"/>
          <w:tab w:val="num" w:pos="1440"/>
        </w:tabs>
        <w:ind w:left="1440"/>
        <w:rPr>
          <w:rFonts w:ascii="Times New Roman" w:hAnsi="Times New Roman" w:cs="Times New Roman"/>
        </w:rPr>
      </w:pPr>
      <w:r w:rsidRPr="006A2605">
        <w:rPr>
          <w:rFonts w:ascii="Times New Roman" w:hAnsi="Times New Roman" w:cs="Times New Roman"/>
        </w:rPr>
        <w:t>References</w:t>
      </w:r>
    </w:p>
    <w:p w:rsidR="000438D3" w:rsidRPr="006A2605" w:rsidRDefault="000438D3" w:rsidP="00096954">
      <w:pPr>
        <w:numPr>
          <w:ilvl w:val="0"/>
          <w:numId w:val="9"/>
        </w:numPr>
        <w:tabs>
          <w:tab w:val="clear" w:pos="720"/>
          <w:tab w:val="num" w:pos="1440"/>
        </w:tabs>
        <w:ind w:left="1440"/>
        <w:rPr>
          <w:rFonts w:ascii="Times New Roman" w:hAnsi="Times New Roman" w:cs="Times New Roman"/>
        </w:rPr>
      </w:pPr>
      <w:r w:rsidRPr="00235276">
        <w:rPr>
          <w:rFonts w:ascii="Times New Roman" w:hAnsi="Times New Roman" w:cs="Times New Roman"/>
        </w:rPr>
        <w:t>Confidentiality Release</w:t>
      </w:r>
    </w:p>
    <w:p w:rsidR="000438D3" w:rsidRPr="008D7743" w:rsidRDefault="000438D3" w:rsidP="008D7743">
      <w:pPr>
        <w:ind w:left="1080"/>
        <w:rPr>
          <w:rFonts w:ascii="Times New Roman" w:hAnsi="Times New Roman" w:cs="Times New Roman"/>
          <w:sz w:val="24"/>
          <w:szCs w:val="24"/>
        </w:rPr>
      </w:pPr>
    </w:p>
    <w:p w:rsidR="000438D3" w:rsidRPr="008D7743" w:rsidRDefault="000438D3" w:rsidP="008D7743">
      <w:pPr>
        <w:ind w:left="1080"/>
        <w:rPr>
          <w:rFonts w:ascii="Times New Roman" w:hAnsi="Times New Roman" w:cs="Times New Roman"/>
          <w:sz w:val="24"/>
          <w:szCs w:val="24"/>
        </w:rPr>
      </w:pPr>
    </w:p>
    <w:p w:rsidR="000438D3" w:rsidRPr="00C87197" w:rsidRDefault="000438D3" w:rsidP="00074D1D">
      <w:pPr>
        <w:pStyle w:val="Heading1"/>
        <w:numPr>
          <w:ilvl w:val="0"/>
          <w:numId w:val="4"/>
        </w:numPr>
        <w:tabs>
          <w:tab w:val="clear" w:pos="1240"/>
          <w:tab w:val="num" w:pos="-990"/>
          <w:tab w:val="num" w:pos="-330"/>
        </w:tabs>
        <w:ind w:left="1960"/>
        <w:rPr>
          <w:rFonts w:ascii="Times New Roman" w:hAnsi="Times New Roman" w:cs="Times New Roman"/>
          <w:bCs w:val="0"/>
          <w:shadow/>
          <w:kern w:val="0"/>
          <w:sz w:val="60"/>
          <w:szCs w:val="60"/>
          <w:u w:val="single"/>
          <w:lang w:val="en-US"/>
        </w:rPr>
      </w:pPr>
      <w:r w:rsidRPr="00C87197">
        <w:rPr>
          <w:rFonts w:ascii="Times New Roman" w:hAnsi="Times New Roman" w:cs="Times New Roman"/>
          <w:bCs w:val="0"/>
          <w:shadow/>
          <w:kern w:val="0"/>
          <w:sz w:val="60"/>
          <w:szCs w:val="60"/>
          <w:u w:val="single"/>
          <w:lang w:val="en-US"/>
        </w:rPr>
        <w:t>Abstract</w:t>
      </w:r>
    </w:p>
    <w:p w:rsidR="000438D3" w:rsidRDefault="000438D3" w:rsidP="008D7743">
      <w:pPr>
        <w:autoSpaceDE w:val="0"/>
        <w:autoSpaceDN w:val="0"/>
        <w:adjustRightInd w:val="0"/>
        <w:spacing w:after="0" w:line="240" w:lineRule="auto"/>
        <w:ind w:left="720"/>
        <w:rPr>
          <w:rFonts w:ascii="Times New Roman" w:hAnsi="Times New Roman" w:cs="Times New Roman"/>
          <w:sz w:val="24"/>
          <w:szCs w:val="24"/>
        </w:rPr>
      </w:pPr>
    </w:p>
    <w:p w:rsidR="000438D3" w:rsidRPr="008D7743" w:rsidRDefault="000438D3" w:rsidP="00566670">
      <w:pPr>
        <w:autoSpaceDE w:val="0"/>
        <w:autoSpaceDN w:val="0"/>
        <w:adjustRightInd w:val="0"/>
        <w:spacing w:after="0" w:line="240" w:lineRule="auto"/>
        <w:ind w:left="720"/>
        <w:rPr>
          <w:rFonts w:ascii="Times New Roman" w:hAnsi="Times New Roman" w:cs="Times New Roman"/>
          <w:sz w:val="24"/>
          <w:szCs w:val="24"/>
        </w:rPr>
      </w:pPr>
      <w:r w:rsidRPr="008D7743">
        <w:rPr>
          <w:rFonts w:ascii="Times New Roman" w:hAnsi="Times New Roman" w:cs="Times New Roman"/>
          <w:sz w:val="24"/>
          <w:szCs w:val="24"/>
        </w:rPr>
        <w:t>For my first work term (SEG 2901), completed from May to August 2009, I was employed as a software developer of new methods and visualization tools for the FlowQuant</w:t>
      </w:r>
      <w:r w:rsidRPr="008D7743">
        <w:rPr>
          <w:rFonts w:ascii="Times New Roman" w:hAnsi="Times New Roman" w:cs="Times New Roman"/>
          <w:i/>
          <w:sz w:val="24"/>
          <w:szCs w:val="24"/>
          <w:u w:val="single"/>
        </w:rPr>
        <w:t xml:space="preserve"> </w:t>
      </w:r>
      <w:r w:rsidRPr="008D7743">
        <w:rPr>
          <w:rFonts w:ascii="Times New Roman" w:hAnsi="Times New Roman" w:cs="Times New Roman"/>
          <w:sz w:val="24"/>
          <w:szCs w:val="24"/>
        </w:rPr>
        <w:t xml:space="preserve">software program which studies the heart’s </w:t>
      </w:r>
      <w:r w:rsidRPr="008D7743">
        <w:rPr>
          <w:rFonts w:ascii="Times New Roman" w:hAnsi="Times New Roman" w:cs="Times New Roman"/>
          <w:i/>
          <w:sz w:val="24"/>
          <w:szCs w:val="24"/>
          <w:u w:val="single"/>
        </w:rPr>
        <w:t>Left Ventricle</w:t>
      </w:r>
      <w:r w:rsidRPr="008D7743">
        <w:rPr>
          <w:rFonts w:ascii="Times New Roman" w:hAnsi="Times New Roman" w:cs="Times New Roman"/>
          <w:sz w:val="24"/>
          <w:szCs w:val="24"/>
        </w:rPr>
        <w:t xml:space="preserve"> functionality using positron emission tomography (PET) images. My duties were to create, assisted by both supervisors, various algorithms which can facilitate the diagnosis of the heart disease, thus determining proper treatments. In particular, I was asked improve the accuracy of an algorithm for measuring the</w:t>
      </w:r>
      <w:r w:rsidRPr="008D7743">
        <w:rPr>
          <w:rFonts w:ascii="Times New Roman" w:hAnsi="Times New Roman" w:cs="Times New Roman"/>
          <w:i/>
          <w:sz w:val="24"/>
          <w:szCs w:val="24"/>
        </w:rPr>
        <w:t xml:space="preserve"> </w:t>
      </w:r>
      <w:r w:rsidRPr="008D7743">
        <w:rPr>
          <w:rFonts w:ascii="Times New Roman" w:hAnsi="Times New Roman" w:cs="Times New Roman"/>
          <w:i/>
          <w:sz w:val="24"/>
          <w:szCs w:val="24"/>
          <w:u w:val="single"/>
        </w:rPr>
        <w:t>Ejection Fraction</w:t>
      </w:r>
      <w:r w:rsidRPr="008D7743">
        <w:rPr>
          <w:rFonts w:ascii="Times New Roman" w:hAnsi="Times New Roman" w:cs="Times New Roman"/>
          <w:i/>
          <w:sz w:val="24"/>
          <w:szCs w:val="24"/>
        </w:rPr>
        <w:t xml:space="preserve">, </w:t>
      </w:r>
      <w:r w:rsidRPr="008D7743">
        <w:rPr>
          <w:rFonts w:ascii="Times New Roman" w:hAnsi="Times New Roman" w:cs="Times New Roman"/>
          <w:sz w:val="24"/>
          <w:szCs w:val="24"/>
        </w:rPr>
        <w:t>an estimation of the heart efficiency, from electro cardiogram (ECG) gated PET images. The accuracy improvement was addressed by estimating the myocardium</w:t>
      </w:r>
      <w:r w:rsidRPr="008D7743">
        <w:rPr>
          <w:rFonts w:ascii="Times New Roman" w:hAnsi="Times New Roman" w:cs="Times New Roman"/>
          <w:i/>
          <w:sz w:val="24"/>
          <w:szCs w:val="24"/>
        </w:rPr>
        <w:t xml:space="preserve"> </w:t>
      </w:r>
      <w:r w:rsidRPr="008D7743">
        <w:rPr>
          <w:rFonts w:ascii="Times New Roman" w:hAnsi="Times New Roman" w:cs="Times New Roman"/>
          <w:i/>
          <w:sz w:val="24"/>
          <w:szCs w:val="24"/>
          <w:u w:val="single"/>
        </w:rPr>
        <w:t>wall thickening</w:t>
      </w:r>
      <w:r w:rsidRPr="008D7743">
        <w:rPr>
          <w:rFonts w:ascii="Times New Roman" w:hAnsi="Times New Roman" w:cs="Times New Roman"/>
          <w:sz w:val="24"/>
          <w:szCs w:val="24"/>
        </w:rPr>
        <w:t xml:space="preserve"> and validated using a clinically </w:t>
      </w:r>
      <w:r>
        <w:rPr>
          <w:rFonts w:ascii="Times New Roman" w:hAnsi="Times New Roman" w:cs="Times New Roman"/>
          <w:sz w:val="24"/>
          <w:szCs w:val="24"/>
        </w:rPr>
        <w:t>acc</w:t>
      </w:r>
      <w:r w:rsidRPr="008D7743">
        <w:rPr>
          <w:rFonts w:ascii="Times New Roman" w:hAnsi="Times New Roman" w:cs="Times New Roman"/>
          <w:sz w:val="24"/>
          <w:szCs w:val="24"/>
        </w:rPr>
        <w:t xml:space="preserve">epted program (4DM). </w:t>
      </w:r>
      <w:r>
        <w:rPr>
          <w:rFonts w:ascii="Times New Roman" w:hAnsi="Times New Roman" w:cs="Times New Roman"/>
          <w:sz w:val="24"/>
          <w:szCs w:val="24"/>
        </w:rPr>
        <w:t>FlowQuant</w:t>
      </w:r>
      <w:r w:rsidRPr="008D7743">
        <w:rPr>
          <w:rFonts w:ascii="Times New Roman" w:hAnsi="Times New Roman" w:cs="Times New Roman"/>
          <w:sz w:val="24"/>
          <w:szCs w:val="24"/>
        </w:rPr>
        <w:t xml:space="preserve"> is written to be as </w:t>
      </w:r>
      <w:r w:rsidRPr="008D7743">
        <w:rPr>
          <w:rFonts w:ascii="Times New Roman" w:hAnsi="Times New Roman" w:cs="Times New Roman"/>
          <w:i/>
          <w:sz w:val="24"/>
          <w:szCs w:val="24"/>
        </w:rPr>
        <w:t>universal</w:t>
      </w:r>
      <w:r w:rsidRPr="008D7743">
        <w:rPr>
          <w:rFonts w:ascii="Times New Roman" w:hAnsi="Times New Roman" w:cs="Times New Roman"/>
          <w:sz w:val="24"/>
          <w:szCs w:val="24"/>
        </w:rPr>
        <w:t xml:space="preserve"> and </w:t>
      </w:r>
      <w:r w:rsidRPr="008D7743">
        <w:rPr>
          <w:rFonts w:ascii="Times New Roman" w:hAnsi="Times New Roman" w:cs="Times New Roman"/>
          <w:i/>
          <w:sz w:val="24"/>
          <w:szCs w:val="24"/>
        </w:rPr>
        <w:t>automated,</w:t>
      </w:r>
      <w:r w:rsidRPr="008D7743">
        <w:rPr>
          <w:rFonts w:ascii="Times New Roman" w:hAnsi="Times New Roman" w:cs="Times New Roman"/>
          <w:sz w:val="24"/>
          <w:szCs w:val="24"/>
        </w:rPr>
        <w:t xml:space="preserve"> as possible, with minimal </w:t>
      </w:r>
      <w:r w:rsidRPr="008D7743">
        <w:rPr>
          <w:rFonts w:ascii="Times New Roman" w:hAnsi="Times New Roman" w:cs="Times New Roman"/>
          <w:i/>
          <w:sz w:val="24"/>
          <w:szCs w:val="24"/>
        </w:rPr>
        <w:t>assumptions</w:t>
      </w:r>
      <w:r w:rsidRPr="008D7743">
        <w:rPr>
          <w:rFonts w:ascii="Times New Roman" w:hAnsi="Times New Roman" w:cs="Times New Roman"/>
          <w:sz w:val="24"/>
          <w:szCs w:val="24"/>
        </w:rPr>
        <w:t xml:space="preserve">. A secondary task was to modify the software to </w:t>
      </w:r>
      <w:r w:rsidRPr="008D7743">
        <w:rPr>
          <w:rFonts w:ascii="Times New Roman" w:hAnsi="Times New Roman" w:cs="Times New Roman"/>
          <w:i/>
          <w:sz w:val="24"/>
          <w:szCs w:val="24"/>
        </w:rPr>
        <w:t xml:space="preserve">run on </w:t>
      </w:r>
      <w:r w:rsidRPr="008D7743">
        <w:rPr>
          <w:rFonts w:ascii="Times New Roman" w:hAnsi="Times New Roman" w:cs="Times New Roman"/>
          <w:i/>
          <w:sz w:val="24"/>
          <w:szCs w:val="24"/>
          <w:u w:val="single"/>
        </w:rPr>
        <w:t>UNIX and Windows</w:t>
      </w:r>
      <w:r w:rsidRPr="008D7743">
        <w:rPr>
          <w:rFonts w:ascii="Times New Roman" w:hAnsi="Times New Roman" w:cs="Times New Roman"/>
          <w:i/>
          <w:sz w:val="24"/>
          <w:szCs w:val="24"/>
        </w:rPr>
        <w:t xml:space="preserve"> platforms</w:t>
      </w:r>
      <w:r w:rsidRPr="008D7743">
        <w:rPr>
          <w:rFonts w:ascii="Times New Roman" w:hAnsi="Times New Roman" w:cs="Times New Roman"/>
          <w:sz w:val="24"/>
          <w:szCs w:val="24"/>
        </w:rPr>
        <w:t xml:space="preserve">. </w:t>
      </w:r>
    </w:p>
    <w:p w:rsidR="000438D3" w:rsidRPr="008D7743" w:rsidRDefault="000438D3" w:rsidP="008D7743">
      <w:pPr>
        <w:ind w:left="1080"/>
        <w:rPr>
          <w:rFonts w:ascii="Times New Roman" w:hAnsi="Times New Roman" w:cs="Times New Roman"/>
          <w:sz w:val="24"/>
          <w:szCs w:val="24"/>
        </w:rPr>
      </w:pPr>
    </w:p>
    <w:p w:rsidR="000438D3" w:rsidRPr="00C87197" w:rsidRDefault="000438D3" w:rsidP="00074D1D">
      <w:pPr>
        <w:pStyle w:val="Heading1"/>
        <w:numPr>
          <w:ilvl w:val="0"/>
          <w:numId w:val="4"/>
        </w:numPr>
        <w:tabs>
          <w:tab w:val="clear" w:pos="1240"/>
          <w:tab w:val="num" w:pos="-1760"/>
          <w:tab w:val="num" w:pos="-550"/>
        </w:tabs>
        <w:ind w:left="1960"/>
        <w:rPr>
          <w:rFonts w:ascii="Times New Roman" w:hAnsi="Times New Roman" w:cs="Times New Roman"/>
          <w:bCs w:val="0"/>
          <w:shadow/>
          <w:kern w:val="0"/>
          <w:sz w:val="60"/>
          <w:szCs w:val="60"/>
          <w:u w:val="single"/>
          <w:lang w:val="en-US"/>
        </w:rPr>
      </w:pPr>
      <w:r w:rsidRPr="00C87197">
        <w:rPr>
          <w:rFonts w:ascii="Times New Roman" w:hAnsi="Times New Roman" w:cs="Times New Roman"/>
          <w:bCs w:val="0"/>
          <w:shadow/>
          <w:kern w:val="0"/>
          <w:sz w:val="60"/>
          <w:szCs w:val="60"/>
          <w:u w:val="single"/>
          <w:lang w:val="en-US"/>
        </w:rPr>
        <w:t>Left Ventricle Ejection Fraction &amp; Wall Thickening Calculation</w:t>
      </w:r>
    </w:p>
    <w:p w:rsidR="000438D3" w:rsidRPr="008D7743" w:rsidRDefault="000438D3" w:rsidP="008D7743">
      <w:pPr>
        <w:pStyle w:val="Heading1"/>
        <w:numPr>
          <w:ilvl w:val="0"/>
          <w:numId w:val="7"/>
        </w:numPr>
        <w:tabs>
          <w:tab w:val="clear" w:pos="540"/>
          <w:tab w:val="num" w:pos="1260"/>
        </w:tabs>
        <w:ind w:left="1260"/>
        <w:rPr>
          <w:rFonts w:ascii="Times New Roman" w:hAnsi="Times New Roman" w:cs="Times New Roman"/>
          <w:bCs w:val="0"/>
          <w:kern w:val="0"/>
          <w:sz w:val="36"/>
          <w:szCs w:val="36"/>
          <w:lang w:val="en-US"/>
        </w:rPr>
      </w:pPr>
      <w:r w:rsidRPr="008D7743">
        <w:rPr>
          <w:rFonts w:ascii="Times New Roman" w:hAnsi="Times New Roman" w:cs="Times New Roman"/>
          <w:bCs w:val="0"/>
          <w:kern w:val="0"/>
          <w:sz w:val="36"/>
          <w:szCs w:val="36"/>
          <w:lang w:val="en-US"/>
        </w:rPr>
        <w:t>Introduction</w:t>
      </w:r>
    </w:p>
    <w:p w:rsidR="000438D3" w:rsidRPr="008D7743" w:rsidRDefault="000438D3" w:rsidP="008D7743">
      <w:pPr>
        <w:ind w:left="720"/>
        <w:rPr>
          <w:rFonts w:ascii="Times New Roman" w:hAnsi="Times New Roman" w:cs="Times New Roman"/>
          <w:sz w:val="24"/>
          <w:lang w:val="en-CA"/>
        </w:rPr>
      </w:pPr>
    </w:p>
    <w:p w:rsidR="000438D3" w:rsidRPr="008D7743" w:rsidRDefault="000438D3" w:rsidP="008D7743">
      <w:pPr>
        <w:ind w:left="720"/>
        <w:rPr>
          <w:rFonts w:ascii="Times New Roman" w:hAnsi="Times New Roman" w:cs="Times New Roman"/>
          <w:sz w:val="24"/>
          <w:szCs w:val="24"/>
        </w:rPr>
      </w:pPr>
      <w:r w:rsidRPr="008D7743">
        <w:rPr>
          <w:rFonts w:ascii="Times New Roman" w:hAnsi="Times New Roman" w:cs="Times New Roman"/>
          <w:sz w:val="24"/>
          <w:lang w:val="en-CA"/>
        </w:rPr>
        <w:t>Positron Emission Tomography (PET) has become an “important non-invasive technique in cardiovascular research, offering unique insight into biochemical changes on a molecular level with excellent sensitivity”</w:t>
      </w:r>
      <w:r w:rsidRPr="008D7743">
        <w:rPr>
          <w:rFonts w:ascii="Times New Roman" w:hAnsi="Times New Roman" w:cs="Times New Roman"/>
          <w:sz w:val="24"/>
          <w:vertAlign w:val="superscript"/>
          <w:lang w:val="en-CA"/>
        </w:rPr>
        <w:t xml:space="preserve"> (1)</w:t>
      </w:r>
      <w:r w:rsidRPr="008D7743">
        <w:rPr>
          <w:rFonts w:ascii="Times New Roman" w:hAnsi="Times New Roman" w:cs="Times New Roman"/>
          <w:sz w:val="24"/>
          <w:lang w:val="en-CA"/>
        </w:rPr>
        <w:t>. The Ejection Fraction (EF), an estimation of the heart</w:t>
      </w:r>
      <w:r w:rsidRPr="008D7743">
        <w:rPr>
          <w:rFonts w:ascii="Times New Roman" w:hAnsi="Times New Roman" w:cs="Times New Roman"/>
          <w:sz w:val="24"/>
          <w:szCs w:val="24"/>
          <w:lang w:val="en-CA"/>
        </w:rPr>
        <w:t>’s efficiency,</w:t>
      </w:r>
      <w:r w:rsidRPr="008D7743">
        <w:rPr>
          <w:rFonts w:ascii="Times New Roman" w:hAnsi="Times New Roman" w:cs="Times New Roman"/>
          <w:sz w:val="24"/>
          <w:szCs w:val="24"/>
        </w:rPr>
        <w:t xml:space="preserve"> is an important factor in diagnosis and determining proper treatment. It</w:t>
      </w:r>
      <w:r w:rsidRPr="008D7743">
        <w:rPr>
          <w:rFonts w:ascii="Times New Roman" w:hAnsi="Times New Roman" w:cs="Times New Roman"/>
          <w:sz w:val="24"/>
          <w:szCs w:val="24"/>
          <w:lang w:val="en-CA"/>
        </w:rPr>
        <w:t xml:space="preserve"> has been shown that PET perfusion images can be used to estimate the Wall Thickening (WT) throughout the Left Ventricle (LV) myocardium beating cycle, thus adding more accuracy to the Ejection Fraction calculations.</w:t>
      </w:r>
      <w:r w:rsidRPr="008D7743">
        <w:rPr>
          <w:rFonts w:ascii="Times New Roman" w:hAnsi="Times New Roman" w:cs="Times New Roman"/>
          <w:sz w:val="24"/>
          <w:szCs w:val="24"/>
        </w:rPr>
        <w:t xml:space="preserve"> The FlowQuant (FQ) software program, developed at the University Of Ottawa Heart Institute (UOHI), has the functionality to accept Digital Imaging and Communications in Medicine (DICOM) images and various other types of scans as an input, process them in different ways, and show graphical outputs providing information on the heart’s functionality. During the summer of 2009, this program has been updated with functionality to measure Ejection Fraction and Wall Thickening, thus improving its clinical and research utility. </w:t>
      </w:r>
    </w:p>
    <w:p w:rsidR="000438D3" w:rsidRDefault="000438D3" w:rsidP="008D7743">
      <w:pPr>
        <w:pStyle w:val="Heading1"/>
        <w:numPr>
          <w:ilvl w:val="0"/>
          <w:numId w:val="7"/>
        </w:numPr>
        <w:tabs>
          <w:tab w:val="clear" w:pos="540"/>
          <w:tab w:val="num" w:pos="1260"/>
        </w:tabs>
        <w:ind w:left="1260"/>
        <w:rPr>
          <w:rFonts w:ascii="Times New Roman" w:hAnsi="Times New Roman" w:cs="Times New Roman"/>
          <w:bCs w:val="0"/>
          <w:kern w:val="0"/>
          <w:sz w:val="36"/>
          <w:szCs w:val="36"/>
          <w:lang w:val="en-US"/>
        </w:rPr>
      </w:pPr>
      <w:r w:rsidRPr="008D7743">
        <w:rPr>
          <w:rFonts w:ascii="Times New Roman" w:hAnsi="Times New Roman" w:cs="Times New Roman"/>
          <w:bCs w:val="0"/>
          <w:kern w:val="0"/>
          <w:sz w:val="36"/>
          <w:szCs w:val="36"/>
          <w:lang w:val="en-US"/>
        </w:rPr>
        <w:t>Methodology</w:t>
      </w:r>
    </w:p>
    <w:p w:rsidR="000438D3" w:rsidRPr="003059F0" w:rsidRDefault="000438D3" w:rsidP="003059F0"/>
    <w:p w:rsidR="000438D3" w:rsidRPr="008D7743" w:rsidRDefault="000438D3" w:rsidP="00AF4772">
      <w:pPr>
        <w:numPr>
          <w:ilvl w:val="0"/>
          <w:numId w:val="12"/>
        </w:numPr>
        <w:tabs>
          <w:tab w:val="num" w:pos="-2310"/>
        </w:tabs>
        <w:ind w:left="1440"/>
        <w:rPr>
          <w:rFonts w:ascii="Times New Roman" w:hAnsi="Times New Roman" w:cs="Times New Roman"/>
          <w:i/>
          <w:sz w:val="28"/>
          <w:szCs w:val="28"/>
          <w:u w:val="single"/>
          <w:lang w:val="en-CA"/>
        </w:rPr>
      </w:pPr>
      <w:r w:rsidRPr="008D7743">
        <w:rPr>
          <w:rFonts w:ascii="Times New Roman" w:hAnsi="Times New Roman" w:cs="Times New Roman"/>
          <w:i/>
          <w:sz w:val="28"/>
          <w:szCs w:val="28"/>
          <w:u w:val="single"/>
          <w:lang w:val="en-CA"/>
        </w:rPr>
        <w:t>Acquiring the data: Background on PET Imaging:</w:t>
      </w:r>
    </w:p>
    <w:p w:rsidR="000438D3" w:rsidRPr="008D7743" w:rsidRDefault="000438D3" w:rsidP="008D7743">
      <w:pPr>
        <w:ind w:left="720"/>
        <w:rPr>
          <w:rFonts w:ascii="Times New Roman" w:hAnsi="Times New Roman" w:cs="Times New Roman"/>
          <w:sz w:val="24"/>
          <w:szCs w:val="24"/>
        </w:rPr>
      </w:pPr>
      <w:r w:rsidRPr="00262555">
        <w:rPr>
          <w:rFonts w:ascii="Times New Roman" w:hAnsi="Times New Roman" w:cs="Times New Roman"/>
          <w:sz w:val="24"/>
          <w:szCs w:val="24"/>
        </w:rPr>
        <w:t>“Positron emission tomography</w:t>
      </w:r>
      <w:r w:rsidRPr="008D7743">
        <w:rPr>
          <w:rFonts w:ascii="Times New Roman" w:hAnsi="Times New Roman" w:cs="Times New Roman"/>
          <w:sz w:val="24"/>
          <w:szCs w:val="24"/>
        </w:rPr>
        <w:t xml:space="preserve"> (</w:t>
      </w:r>
      <w:r w:rsidRPr="00262555">
        <w:rPr>
          <w:rFonts w:ascii="Times New Roman" w:hAnsi="Times New Roman" w:cs="Times New Roman"/>
          <w:sz w:val="24"/>
          <w:szCs w:val="24"/>
        </w:rPr>
        <w:t>PET</w:t>
      </w:r>
      <w:r w:rsidRPr="008D7743">
        <w:rPr>
          <w:rFonts w:ascii="Times New Roman" w:hAnsi="Times New Roman" w:cs="Times New Roman"/>
          <w:sz w:val="24"/>
          <w:szCs w:val="24"/>
        </w:rPr>
        <w:t xml:space="preserve">) is a </w:t>
      </w:r>
      <w:r w:rsidRPr="00AF4772">
        <w:rPr>
          <w:rFonts w:ascii="Times New Roman" w:hAnsi="Times New Roman" w:cs="Times New Roman"/>
          <w:sz w:val="24"/>
          <w:szCs w:val="24"/>
        </w:rPr>
        <w:t>nuclear medicine</w:t>
      </w:r>
      <w:r w:rsidRPr="008D7743">
        <w:rPr>
          <w:rFonts w:ascii="Times New Roman" w:hAnsi="Times New Roman" w:cs="Times New Roman"/>
          <w:sz w:val="24"/>
          <w:szCs w:val="24"/>
        </w:rPr>
        <w:t xml:space="preserve"> </w:t>
      </w:r>
      <w:r w:rsidRPr="00AF4772">
        <w:rPr>
          <w:rFonts w:ascii="Times New Roman" w:hAnsi="Times New Roman" w:cs="Times New Roman"/>
          <w:sz w:val="24"/>
          <w:szCs w:val="24"/>
        </w:rPr>
        <w:t>imaging</w:t>
      </w:r>
      <w:r w:rsidRPr="008D7743">
        <w:rPr>
          <w:rFonts w:ascii="Times New Roman" w:hAnsi="Times New Roman" w:cs="Times New Roman"/>
          <w:sz w:val="24"/>
          <w:szCs w:val="24"/>
        </w:rPr>
        <w:t xml:space="preserve"> technique which produces a three-dimensional image or picture of functional processes in the body. The system detects pairs of </w:t>
      </w:r>
      <w:r w:rsidRPr="00AF4772">
        <w:rPr>
          <w:rFonts w:ascii="Times New Roman" w:hAnsi="Times New Roman" w:cs="Times New Roman"/>
          <w:sz w:val="24"/>
          <w:szCs w:val="24"/>
        </w:rPr>
        <w:t>gamma rays</w:t>
      </w:r>
      <w:r w:rsidRPr="008D7743">
        <w:rPr>
          <w:rFonts w:ascii="Times New Roman" w:hAnsi="Times New Roman" w:cs="Times New Roman"/>
          <w:sz w:val="24"/>
          <w:szCs w:val="24"/>
        </w:rPr>
        <w:t xml:space="preserve"> emitted indirectly by a </w:t>
      </w:r>
      <w:r w:rsidRPr="00AF4772">
        <w:rPr>
          <w:rFonts w:ascii="Times New Roman" w:hAnsi="Times New Roman" w:cs="Times New Roman"/>
          <w:sz w:val="24"/>
          <w:szCs w:val="24"/>
        </w:rPr>
        <w:t>positron</w:t>
      </w:r>
      <w:r w:rsidRPr="008D7743">
        <w:rPr>
          <w:rFonts w:ascii="Times New Roman" w:hAnsi="Times New Roman" w:cs="Times New Roman"/>
          <w:sz w:val="24"/>
          <w:szCs w:val="24"/>
        </w:rPr>
        <w:t xml:space="preserve">-emitting </w:t>
      </w:r>
      <w:r w:rsidRPr="00AF4772">
        <w:rPr>
          <w:rFonts w:ascii="Times New Roman" w:hAnsi="Times New Roman" w:cs="Times New Roman"/>
          <w:sz w:val="24"/>
          <w:szCs w:val="24"/>
        </w:rPr>
        <w:t>radionuclide</w:t>
      </w:r>
      <w:r w:rsidRPr="008D7743">
        <w:rPr>
          <w:rFonts w:ascii="Times New Roman" w:hAnsi="Times New Roman" w:cs="Times New Roman"/>
          <w:sz w:val="24"/>
          <w:szCs w:val="24"/>
        </w:rPr>
        <w:t xml:space="preserve"> (tracer), which is introduced into the body on a biologically active molecule. Images of tracer concentration in 3-dimensional space within the body are then reconstructed by computer analysis.”</w:t>
      </w:r>
      <w:r w:rsidRPr="008D7743">
        <w:rPr>
          <w:rFonts w:ascii="Times New Roman" w:hAnsi="Times New Roman" w:cs="Times New Roman"/>
          <w:sz w:val="24"/>
          <w:szCs w:val="24"/>
          <w:vertAlign w:val="superscript"/>
        </w:rPr>
        <w:t>(2)</w:t>
      </w:r>
    </w:p>
    <w:p w:rsidR="000438D3" w:rsidRPr="008D7743" w:rsidRDefault="000438D3" w:rsidP="008D7743">
      <w:pPr>
        <w:ind w:left="720"/>
        <w:rPr>
          <w:rFonts w:ascii="Times New Roman" w:hAnsi="Times New Roman" w:cs="Times New Roman"/>
          <w:sz w:val="24"/>
          <w:szCs w:val="24"/>
        </w:rPr>
      </w:pPr>
      <w:r>
        <w:rPr>
          <w:rFonts w:ascii="Times New Roman" w:hAnsi="Times New Roman" w:cs="Times New Roman"/>
          <w:sz w:val="24"/>
          <w:szCs w:val="24"/>
        </w:rPr>
        <w:t xml:space="preserve">These </w:t>
      </w:r>
      <w:r w:rsidRPr="008D7743">
        <w:rPr>
          <w:rFonts w:ascii="Times New Roman" w:hAnsi="Times New Roman" w:cs="Times New Roman"/>
          <w:sz w:val="24"/>
          <w:szCs w:val="24"/>
        </w:rPr>
        <w:t xml:space="preserve">PET images are acquired by injecting the patient with a small amount of radioactive substance (called a tracer) such as </w:t>
      </w:r>
      <w:r w:rsidRPr="008D7743">
        <w:rPr>
          <w:rFonts w:ascii="Times New Roman" w:hAnsi="Times New Roman" w:cs="Times New Roman"/>
          <w:sz w:val="24"/>
          <w:szCs w:val="24"/>
          <w:vertAlign w:val="superscript"/>
        </w:rPr>
        <w:t>18</w:t>
      </w:r>
      <w:r w:rsidRPr="008D7743">
        <w:rPr>
          <w:rFonts w:ascii="Times New Roman" w:hAnsi="Times New Roman" w:cs="Times New Roman"/>
          <w:sz w:val="24"/>
          <w:szCs w:val="24"/>
        </w:rPr>
        <w:t>FDG glucose or Rubidium (</w:t>
      </w:r>
      <w:r w:rsidRPr="008D7743">
        <w:rPr>
          <w:rFonts w:ascii="Times New Roman" w:hAnsi="Times New Roman" w:cs="Times New Roman"/>
          <w:sz w:val="24"/>
          <w:szCs w:val="24"/>
          <w:vertAlign w:val="superscript"/>
        </w:rPr>
        <w:t>82</w:t>
      </w:r>
      <w:r w:rsidRPr="008D7743">
        <w:rPr>
          <w:rFonts w:ascii="Times New Roman" w:hAnsi="Times New Roman" w:cs="Times New Roman"/>
          <w:sz w:val="24"/>
          <w:szCs w:val="24"/>
        </w:rPr>
        <w:t>Rb) and imaging using a specialized PET camera which reconstructs images of the tracer distribution. That tracer is carried by the blood flow into the patient’s heart, where it is absorbed by the myocardium wall (the heart muscle).</w:t>
      </w:r>
    </w:p>
    <w:p w:rsidR="000438D3" w:rsidRPr="008D7743" w:rsidRDefault="000438D3" w:rsidP="008D7743">
      <w:pPr>
        <w:ind w:left="720"/>
        <w:rPr>
          <w:rFonts w:ascii="Times New Roman" w:hAnsi="Times New Roman" w:cs="Times New Roman"/>
          <w:sz w:val="24"/>
          <w:szCs w:val="24"/>
        </w:rPr>
      </w:pPr>
      <w:r>
        <w:rPr>
          <w:noProof/>
          <w:lang w:val="en-CA" w:eastAsia="en-CA"/>
        </w:rPr>
        <w:pict>
          <v:shape id="_x0000_s1026" type="#_x0000_t75" style="position:absolute;left:0;text-align:left;margin-left:445.5pt;margin-top:84.9pt;width:90.6pt;height:93.5pt;z-index:251651584">
            <v:imagedata r:id="rId7" o:title=""/>
            <w10:wrap type="square"/>
          </v:shape>
        </w:pict>
      </w:r>
      <w:r>
        <w:rPr>
          <w:noProof/>
          <w:lang w:val="en-CA" w:eastAsia="en-CA"/>
        </w:rPr>
        <w:pict>
          <v:shape id="_x0000_s1027" type="#_x0000_t75" style="position:absolute;left:0;text-align:left;margin-left:319pt;margin-top:84.9pt;width:123.75pt;height:95.4pt;z-index:251653632">
            <v:imagedata r:id="rId8" o:title=""/>
            <w10:wrap type="square"/>
          </v:shape>
        </w:pict>
      </w:r>
      <w:r w:rsidRPr="008D7743">
        <w:rPr>
          <w:rFonts w:ascii="Times New Roman" w:hAnsi="Times New Roman" w:cs="Times New Roman"/>
          <w:sz w:val="24"/>
          <w:szCs w:val="24"/>
        </w:rPr>
        <w:t>The images taken of the radioactive uptake using the PET camera are then stored into DICOM files, where all values and entries of the patient’s information are saved as well, for later use by a proper software program such as FlowQuant or 4DM (Invia, Ann Arbor, Michigan, USA). Once all the clinical data as well as the uptake images in the heart muscle are stored, the scans are loaded into FlowQuant, which analyses them based on what the user wishes to study.</w:t>
      </w:r>
    </w:p>
    <w:p w:rsidR="000438D3" w:rsidRPr="008D7743" w:rsidRDefault="000438D3" w:rsidP="00AF4772">
      <w:pPr>
        <w:numPr>
          <w:ilvl w:val="0"/>
          <w:numId w:val="12"/>
        </w:numPr>
        <w:tabs>
          <w:tab w:val="num" w:pos="-220"/>
        </w:tabs>
        <w:ind w:left="1440"/>
        <w:rPr>
          <w:rFonts w:ascii="Times New Roman" w:hAnsi="Times New Roman" w:cs="Times New Roman"/>
          <w:i/>
          <w:sz w:val="28"/>
          <w:szCs w:val="28"/>
          <w:u w:val="single"/>
        </w:rPr>
      </w:pPr>
      <w:r w:rsidRPr="008D7743">
        <w:rPr>
          <w:rFonts w:ascii="Times New Roman" w:hAnsi="Times New Roman" w:cs="Times New Roman"/>
          <w:i/>
          <w:sz w:val="28"/>
          <w:szCs w:val="28"/>
          <w:u w:val="single"/>
        </w:rPr>
        <w:t>Processing the data:</w:t>
      </w:r>
    </w:p>
    <w:p w:rsidR="000438D3" w:rsidRPr="008D7743" w:rsidRDefault="000438D3" w:rsidP="008D7743">
      <w:pPr>
        <w:ind w:left="720"/>
        <w:rPr>
          <w:rFonts w:ascii="Times New Roman" w:hAnsi="Times New Roman" w:cs="Times New Roman"/>
          <w:sz w:val="24"/>
          <w:szCs w:val="24"/>
        </w:rPr>
      </w:pPr>
      <w:r>
        <w:rPr>
          <w:noProof/>
          <w:lang w:val="en-CA" w:eastAsia="en-CA"/>
        </w:rPr>
        <w:pict>
          <v:shape id="_x0000_s1028" type="#_x0000_t75" style="position:absolute;left:0;text-align:left;margin-left:313.5pt;margin-top:185.2pt;width:121pt;height:109.7pt;z-index:251646464">
            <v:imagedata r:id="rId9" o:title=""/>
            <w10:wrap type="square"/>
          </v:shape>
        </w:pict>
      </w:r>
      <w:r>
        <w:rPr>
          <w:noProof/>
          <w:lang w:val="en-CA" w:eastAsia="en-CA"/>
        </w:rPr>
        <w:pict>
          <v:shape id="_x0000_s1029" type="#_x0000_t75" style="position:absolute;left:0;text-align:left;margin-left:431pt;margin-top:185.2pt;width:108pt;height:118.7pt;z-index:251647488">
            <v:imagedata r:id="rId10" o:title=""/>
            <w10:wrap type="square"/>
          </v:shape>
        </w:pict>
      </w:r>
      <w:r>
        <w:rPr>
          <w:noProof/>
          <w:lang w:val="en-CA" w:eastAsia="en-CA"/>
        </w:rPr>
        <w:pict>
          <v:shape id="_x0000_s1030" type="#_x0000_t75" style="position:absolute;left:0;text-align:left;margin-left:434.5pt;margin-top:50.2pt;width:104.65pt;height:109.05pt;z-index:251650560">
            <v:imagedata r:id="rId11" o:title=""/>
            <w10:wrap type="square"/>
          </v:shape>
        </w:pict>
      </w:r>
      <w:r>
        <w:rPr>
          <w:noProof/>
          <w:lang w:val="en-CA" w:eastAsia="en-CA"/>
        </w:rPr>
        <w:pict>
          <v:shape id="_x0000_s1031" type="#_x0000_t75" style="position:absolute;left:0;text-align:left;margin-left:319pt;margin-top:50.2pt;width:109.2pt;height:109.05pt;z-index:251652608">
            <v:imagedata r:id="rId12" o:title=""/>
            <w10:wrap type="square"/>
          </v:shape>
        </w:pict>
      </w:r>
      <w:r w:rsidRPr="008D7743">
        <w:rPr>
          <w:rFonts w:ascii="Times New Roman" w:hAnsi="Times New Roman" w:cs="Times New Roman"/>
          <w:sz w:val="24"/>
          <w:szCs w:val="24"/>
        </w:rPr>
        <w:t xml:space="preserve"> One of the important features available in FlowQuant is a mid-myocardium contour detection based on the highest uptake points in the muscle, allowing a rough estimation of the mid-myocardium coordinates in x, y, and z directions. Based on the coordinates of the points delimiting the mid-myocardium, radii values are estimated, and written in a structure variable, containing all properties of the </w: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for later use. Since the heart changes shape during the cardiac cycle, for each of the 8 frames (representing 8 different cardiac interval snapshots), different radii values and phase-dependant variables are detected for each one of these phases. </w:t>
      </w:r>
    </w:p>
    <w:p w:rsidR="000438D3" w:rsidRPr="008D7743" w:rsidRDefault="000438D3" w:rsidP="006A2605">
      <w:pPr>
        <w:ind w:left="720"/>
        <w:rPr>
          <w:rFonts w:ascii="Times New Roman" w:hAnsi="Times New Roman" w:cs="Times New Roman"/>
          <w:sz w:val="24"/>
          <w:szCs w:val="24"/>
        </w:rPr>
      </w:pPr>
      <w:r>
        <w:rPr>
          <w:noProof/>
          <w:lang w:val="en-CA" w:eastAsia="en-CA"/>
        </w:rPr>
        <w:pict>
          <v:shape id="_x0000_s1032" type="#_x0000_t75" style="position:absolute;left:0;text-align:left;margin-left:431pt;margin-top:101.75pt;width:108pt;height:108pt;z-index:251649536">
            <v:imagedata r:id="rId13" o:title=""/>
            <w10:wrap type="square"/>
          </v:shape>
        </w:pict>
      </w:r>
      <w:r>
        <w:rPr>
          <w:noProof/>
          <w:lang w:val="en-CA" w:eastAsia="en-CA"/>
        </w:rPr>
        <w:pict>
          <v:shape id="_x0000_s1033" type="#_x0000_t75" style="position:absolute;left:0;text-align:left;margin-left:313.5pt;margin-top:92.5pt;width:121pt;height:117.25pt;z-index:251648512">
            <v:imagedata r:id="rId14" o:title=""/>
            <w10:wrap type="square"/>
          </v:shape>
        </w:pict>
      </w:r>
      <w:r w:rsidRPr="008D7743">
        <w:rPr>
          <w:rFonts w:ascii="Times New Roman" w:hAnsi="Times New Roman" w:cs="Times New Roman"/>
          <w:sz w:val="24"/>
          <w:szCs w:val="24"/>
        </w:rPr>
        <w:t xml:space="preserve">Prior to the Gated Report, along each axis, the images are averaged out throughout all the gates, and an automated mid myocardium wall detection occurs to delimit the </w: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shape for the rest of the study. The user can also override the automated detection for quality assurance. Then the sample wall detection is applied on all gates automatically.  This process is entitled “LV Sampling”</w:t>
      </w:r>
      <w:r>
        <w:rPr>
          <w:rFonts w:ascii="Times New Roman" w:hAnsi="Times New Roman" w:cs="Times New Roman"/>
          <w:sz w:val="24"/>
          <w:szCs w:val="24"/>
        </w:rPr>
        <w:t>;</w:t>
      </w:r>
      <w:r w:rsidRPr="008D7743">
        <w:rPr>
          <w:rFonts w:ascii="Times New Roman" w:hAnsi="Times New Roman" w:cs="Times New Roman"/>
          <w:sz w:val="24"/>
          <w:szCs w:val="24"/>
        </w:rPr>
        <w:t xml:space="preserve"> Polar Maps and 3D Surface plots can be created as from now. </w:t>
      </w:r>
    </w:p>
    <w:p w:rsidR="000438D3" w:rsidRPr="008D7743" w:rsidRDefault="000438D3" w:rsidP="008D7743">
      <w:pPr>
        <w:ind w:left="720"/>
        <w:rPr>
          <w:rFonts w:ascii="Times New Roman" w:hAnsi="Times New Roman" w:cs="Times New Roman"/>
          <w:sz w:val="24"/>
          <w:szCs w:val="24"/>
        </w:rPr>
      </w:pPr>
      <w:r w:rsidRPr="008D7743">
        <w:rPr>
          <w:rFonts w:ascii="Times New Roman" w:hAnsi="Times New Roman" w:cs="Times New Roman"/>
          <w:sz w:val="24"/>
          <w:szCs w:val="24"/>
        </w:rPr>
        <w:t xml:space="preserve">While FlowQuant was designed to analyze static and dynamic images, it only had basic functionality for analyzing gated images. The “Gated Report” which was implemented as a starting point, which had the functionality of acquiring variables created or stored during the execution of the analysis. From those variables, including the radii stored, that function could create a very rough and rigid animated surface plot, as well as display slices of the </w: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at different view angles along the Short Axis (SA), Horizontal Long Axis (HLA) and Vertical Long Axis (VLA).</w:t>
      </w:r>
    </w:p>
    <w:p w:rsidR="000438D3" w:rsidRPr="008D7743" w:rsidRDefault="000438D3" w:rsidP="008D7743">
      <w:pPr>
        <w:ind w:left="720"/>
        <w:rPr>
          <w:rFonts w:ascii="Times New Roman" w:hAnsi="Times New Roman" w:cs="Times New Roman"/>
          <w:sz w:val="24"/>
          <w:szCs w:val="24"/>
        </w:rPr>
      </w:pPr>
    </w:p>
    <w:p w:rsidR="000438D3" w:rsidRPr="008D7743" w:rsidRDefault="000438D3" w:rsidP="00AF4772">
      <w:pPr>
        <w:numPr>
          <w:ilvl w:val="0"/>
          <w:numId w:val="12"/>
        </w:numPr>
        <w:ind w:left="1440"/>
        <w:rPr>
          <w:rFonts w:ascii="Times New Roman" w:hAnsi="Times New Roman" w:cs="Times New Roman"/>
          <w:i/>
          <w:sz w:val="28"/>
          <w:szCs w:val="28"/>
          <w:u w:val="single"/>
        </w:rPr>
      </w:pPr>
      <w:r w:rsidRPr="008D7743">
        <w:rPr>
          <w:rFonts w:ascii="Times New Roman" w:hAnsi="Times New Roman" w:cs="Times New Roman"/>
          <w:i/>
          <w:sz w:val="28"/>
          <w:szCs w:val="28"/>
          <w:u w:val="single"/>
        </w:rPr>
        <w:t>Improving the report page:</w:t>
      </w:r>
    </w:p>
    <w:p w:rsidR="000438D3" w:rsidRPr="008D7743" w:rsidRDefault="000438D3" w:rsidP="00AF4772">
      <w:pPr>
        <w:ind w:left="720"/>
        <w:rPr>
          <w:rFonts w:ascii="Times New Roman" w:hAnsi="Times New Roman" w:cs="Times New Roman"/>
          <w:sz w:val="24"/>
          <w:szCs w:val="24"/>
        </w:rPr>
      </w:pPr>
      <w:r w:rsidRPr="008D7743">
        <w:rPr>
          <w:rFonts w:ascii="Times New Roman" w:hAnsi="Times New Roman" w:cs="Times New Roman"/>
          <w:sz w:val="24"/>
          <w:szCs w:val="24"/>
        </w:rPr>
        <w:t>The first priority was to design a new report page that is user-friendly, attractive to the eye, contains appropriate functionality, and provides the vital information the researchers and clinicians require. The report window is interactive and loops through the image gates. A separate report window is displayed for each image and all the windows are synchronized to enable comparison between scans.</w:t>
      </w:r>
      <w:r w:rsidRPr="00AF4772">
        <w:rPr>
          <w:rFonts w:ascii="Times New Roman" w:hAnsi="Times New Roman" w:cs="Times New Roman"/>
          <w:noProof/>
          <w:sz w:val="24"/>
          <w:szCs w:val="24"/>
          <w:lang w:val="en-CA" w:eastAsia="en-CA"/>
        </w:rPr>
        <w:t xml:space="preserve"> </w:t>
      </w:r>
      <w:r w:rsidRPr="008D7743">
        <w:rPr>
          <w:rFonts w:ascii="Times New Roman" w:hAnsi="Times New Roman" w:cs="Times New Roman"/>
          <w:sz w:val="24"/>
          <w:szCs w:val="24"/>
        </w:rPr>
        <w:t>The new figure for each study is now divided into somewhat four quadrants distinguished by the type of their contents: LV Slices, LV Gated Model, LV Polar Maps (PM), and Graphic Curves.</w:t>
      </w:r>
    </w:p>
    <w:p w:rsidR="000438D3" w:rsidRPr="008D7743" w:rsidDel="00314396" w:rsidRDefault="000438D3" w:rsidP="00AF4772">
      <w:pPr>
        <w:ind w:left="720"/>
        <w:rPr>
          <w:rFonts w:ascii="Times New Roman" w:hAnsi="Times New Roman" w:cs="Times New Roman"/>
          <w:sz w:val="24"/>
          <w:szCs w:val="24"/>
        </w:rPr>
      </w:pPr>
    </w:p>
    <w:p w:rsidR="000438D3" w:rsidRPr="008D7743" w:rsidRDefault="000438D3" w:rsidP="008D7743">
      <w:pPr>
        <w:pStyle w:val="ListParagraph"/>
        <w:numPr>
          <w:ilvl w:val="0"/>
          <w:numId w:val="1"/>
        </w:numPr>
        <w:ind w:left="1440"/>
        <w:jc w:val="both"/>
        <w:rPr>
          <w:rFonts w:ascii="Times New Roman" w:hAnsi="Times New Roman" w:cs="Times New Roman"/>
          <w:sz w:val="24"/>
          <w:szCs w:val="24"/>
        </w:rPr>
      </w:pPr>
      <w:r>
        <w:rPr>
          <w:noProof/>
          <w:lang w:val="en-CA" w:eastAsia="en-CA"/>
        </w:rPr>
        <w:pict>
          <v:group id="_x0000_s1034" style="position:absolute;left:0;text-align:left;margin-left:374pt;margin-top:3.55pt;width:47.85pt;height:81pt;z-index:251665920" coordorigin="8200,3983" coordsize="957,1620">
            <v:shape id="_x0000_s1035" type="#_x0000_t75" style="position:absolute;left:8200;top:3983;width:957;height:1620">
              <v:imagedata r:id="rId15" o:title=""/>
            </v:shape>
            <v:shapetype id="_x0000_t202" coordsize="21600,21600" o:spt="202" path="m,l,21600r21600,l21600,xe">
              <v:stroke joinstyle="miter"/>
              <v:path gradientshapeok="t" o:connecttype="rect"/>
            </v:shapetype>
            <v:shape id="_x0000_s1036" type="#_x0000_t202" style="position:absolute;left:8200;top:3983;width:770;height:360" filled="f" stroked="f">
              <v:textbox style="mso-next-textbox:#_x0000_s1036">
                <w:txbxContent>
                  <w:p w:rsidR="000438D3" w:rsidRPr="001F3803" w:rsidRDefault="000438D3" w:rsidP="00AF4772">
                    <w:pPr>
                      <w:rPr>
                        <w:b/>
                        <w:bCs/>
                        <w:color w:val="FFFFFF"/>
                      </w:rPr>
                    </w:pPr>
                    <w:r>
                      <w:rPr>
                        <w:b/>
                        <w:bCs/>
                        <w:color w:val="FFFFFF"/>
                      </w:rPr>
                      <w:t>VLA</w:t>
                    </w:r>
                  </w:p>
                </w:txbxContent>
              </v:textbox>
            </v:shape>
            <w10:wrap type="square"/>
          </v:group>
        </w:pict>
      </w:r>
      <w:r>
        <w:rPr>
          <w:noProof/>
          <w:lang w:val="en-CA" w:eastAsia="en-CA"/>
        </w:rPr>
        <w:pict>
          <v:group id="_x0000_s1037" style="position:absolute;left:0;text-align:left;margin-left:280.5pt;margin-top:3.55pt;width:80.45pt;height:81pt;z-index:251664896" coordorigin="6330,3983" coordsize="1609,1620">
            <v:shape id="_x0000_s1038" type="#_x0000_t75" style="position:absolute;left:6330;top:3983;width:1609;height:1620">
              <v:imagedata r:id="rId16" o:title=""/>
            </v:shape>
            <v:shape id="_x0000_s1039" type="#_x0000_t202" style="position:absolute;left:6330;top:3983;width:770;height:360" filled="f" stroked="f">
              <v:textbox style="mso-next-textbox:#_x0000_s1039">
                <w:txbxContent>
                  <w:p w:rsidR="000438D3" w:rsidRPr="001F3803" w:rsidRDefault="000438D3" w:rsidP="00AF4772">
                    <w:pPr>
                      <w:rPr>
                        <w:b/>
                        <w:bCs/>
                        <w:color w:val="FFFFFF"/>
                      </w:rPr>
                    </w:pPr>
                    <w:r w:rsidRPr="001F3803">
                      <w:rPr>
                        <w:b/>
                        <w:bCs/>
                        <w:color w:val="FFFFFF"/>
                      </w:rPr>
                      <w:t>SA</w:t>
                    </w:r>
                  </w:p>
                </w:txbxContent>
              </v:textbox>
            </v:shape>
            <w10:wrap type="square"/>
          </v:group>
        </w:pic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Slices:</w:t>
      </w:r>
    </w:p>
    <w:p w:rsidR="000438D3" w:rsidRPr="008D7743" w:rsidRDefault="000438D3" w:rsidP="008D7743">
      <w:pPr>
        <w:pStyle w:val="ListParagraph"/>
        <w:ind w:left="1440"/>
        <w:jc w:val="both"/>
        <w:rPr>
          <w:rFonts w:ascii="Times New Roman" w:hAnsi="Times New Roman" w:cs="Times New Roman"/>
          <w:sz w:val="24"/>
          <w:szCs w:val="24"/>
        </w:rPr>
      </w:pPr>
      <w:r>
        <w:rPr>
          <w:noProof/>
          <w:lang w:val="en-CA" w:eastAsia="en-CA"/>
        </w:rPr>
        <w:pict>
          <v:group id="_x0000_s1040" style="position:absolute;left:0;text-align:left;margin-left:434.5pt;margin-top:5.05pt;width:104.5pt;height:63.6pt;z-index:251666944" coordorigin="9410,4330" coordsize="2090,1272">
            <v:shape id="_x0000_s1041" type="#_x0000_t75" style="position:absolute;left:9410;top:4330;width:2090;height:1272">
              <v:imagedata r:id="rId17" o:title=""/>
            </v:shape>
            <v:shape id="_x0000_s1042" type="#_x0000_t202" style="position:absolute;left:9410;top:4342;width:770;height:360" filled="f" stroked="f">
              <v:textbox style="mso-next-textbox:#_x0000_s1042">
                <w:txbxContent>
                  <w:p w:rsidR="000438D3" w:rsidRPr="001F3803" w:rsidRDefault="000438D3" w:rsidP="00AF4772">
                    <w:pPr>
                      <w:rPr>
                        <w:b/>
                        <w:bCs/>
                        <w:color w:val="FFFFFF"/>
                      </w:rPr>
                    </w:pPr>
                    <w:r>
                      <w:rPr>
                        <w:b/>
                        <w:bCs/>
                        <w:color w:val="FFFFFF"/>
                      </w:rPr>
                      <w:t>HLA</w:t>
                    </w:r>
                  </w:p>
                </w:txbxContent>
              </v:textbox>
            </v:shape>
            <w10:wrap type="square"/>
          </v:group>
        </w:pict>
      </w:r>
      <w:r w:rsidRPr="008D7743">
        <w:rPr>
          <w:rFonts w:ascii="Times New Roman" w:hAnsi="Times New Roman" w:cs="Times New Roman"/>
          <w:sz w:val="24"/>
          <w:szCs w:val="24"/>
        </w:rPr>
        <w:t xml:space="preserve">The </w:t>
      </w:r>
      <w:smartTag w:uri="urn:schemas-microsoft-com:office:smarttags" w:element="City">
        <w:r w:rsidRPr="008D7743">
          <w:rPr>
            <w:rFonts w:ascii="Times New Roman" w:hAnsi="Times New Roman" w:cs="Times New Roman"/>
            <w:sz w:val="24"/>
            <w:szCs w:val="24"/>
          </w:rPr>
          <w:t>LV</w:t>
        </w:r>
      </w:smartTag>
      <w:r w:rsidRPr="008D7743">
        <w:rPr>
          <w:rFonts w:ascii="Times New Roman" w:hAnsi="Times New Roman" w:cs="Times New Roman"/>
          <w:sz w:val="24"/>
          <w:szCs w:val="24"/>
        </w:rPr>
        <w:t xml:space="preserve"> slices are animated views of the </w: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wall at three different angles, showing the wall movements throughout the cardiac cycle, based on the radioactive uptake in the muscle itself.</w:t>
      </w:r>
    </w:p>
    <w:p w:rsidR="000438D3" w:rsidRPr="008D7743" w:rsidRDefault="000438D3" w:rsidP="008D7743">
      <w:pPr>
        <w:pStyle w:val="ListParagraph"/>
        <w:ind w:left="1440"/>
        <w:jc w:val="both"/>
        <w:rPr>
          <w:rFonts w:ascii="Times New Roman" w:hAnsi="Times New Roman" w:cs="Times New Roman"/>
          <w:sz w:val="24"/>
          <w:szCs w:val="24"/>
        </w:rPr>
      </w:pPr>
    </w:p>
    <w:p w:rsidR="000438D3" w:rsidRPr="008D7743" w:rsidRDefault="000438D3" w:rsidP="003D7BE5">
      <w:pPr>
        <w:pStyle w:val="ListParagraph"/>
        <w:ind w:left="1440"/>
        <w:jc w:val="both"/>
        <w:rPr>
          <w:rFonts w:ascii="Times New Roman" w:hAnsi="Times New Roman" w:cs="Times New Roman"/>
          <w:sz w:val="24"/>
          <w:szCs w:val="24"/>
        </w:rPr>
      </w:pPr>
      <w:r>
        <w:rPr>
          <w:noProof/>
          <w:lang w:val="en-CA" w:eastAsia="en-CA"/>
        </w:rPr>
        <w:pict>
          <v:group id="_x0000_s1043" style="position:absolute;left:0;text-align:left;margin-left:302.5pt;margin-top:27.45pt;width:178.5pt;height:36pt;z-index:251656704" coordorigin="9190,14400" coordsize="3570,720">
            <v:group id="_x0000_s1044" style="position:absolute;left:9190;top:14400;width:3300;height:720" coordorigin="9190,14580" coordsize="3300,720">
              <v:line id="_x0000_s1045" style="position:absolute" from="9960,14940" to="10620,14940" strokeweight="2pt">
                <v:stroke endarrow="classic"/>
              </v:line>
              <v:line id="_x0000_s1046" style="position:absolute" from="11720,14940" to="12490,14940" strokeweight="2pt">
                <v:stroke endarrow="classic"/>
              </v:line>
              <v:rect id="_x0000_s1047" style="position:absolute;left:9190;top:14580;width:770;height:720" filled="f" strokeweight="1.5pt">
                <v:stroke dashstyle="1 1" endcap="round"/>
              </v:rect>
              <v:rect id="_x0000_s1048" style="position:absolute;left:10950;top:14580;width:770;height:720" filled="f" strokeweight="1.5pt">
                <v:stroke dashstyle="1 1" endcap="round"/>
              </v:rect>
            </v:group>
            <v:shape id="_x0000_s1049" type="#_x0000_t202" style="position:absolute;left:9850;top:14400;width:1040;height:469" filled="f" stroked="f">
              <v:textbox style="mso-next-textbox:#_x0000_s1049">
                <w:txbxContent>
                  <w:p w:rsidR="000438D3" w:rsidRDefault="000438D3">
                    <w:r>
                      <w:t>Zoom</w:t>
                    </w:r>
                  </w:p>
                </w:txbxContent>
              </v:textbox>
            </v:shape>
            <v:shape id="_x0000_s1050" type="#_x0000_t202" style="position:absolute;left:11720;top:14400;width:1040;height:469" filled="f" stroked="f">
              <v:textbox style="mso-next-textbox:#_x0000_s1050">
                <w:txbxContent>
                  <w:p w:rsidR="000438D3" w:rsidRDefault="000438D3" w:rsidP="001707C2">
                    <w:r>
                      <w:t>Zoom</w:t>
                    </w:r>
                  </w:p>
                </w:txbxContent>
              </v:textbox>
            </v:shape>
            <w10:wrap type="square"/>
          </v:group>
        </w:pict>
      </w:r>
      <w:r>
        <w:rPr>
          <w:noProof/>
          <w:lang w:val="en-CA" w:eastAsia="en-CA"/>
        </w:rPr>
        <w:pict>
          <v:shape id="_x0000_s1051" type="#_x0000_t75" style="position:absolute;left:0;text-align:left;margin-left:467.5pt;margin-top:9.9pt;width:1in;height:71.55pt;z-index:251654656" wrapcoords="-225 0 -225 21373 21600 21373 21600 0 -225 0">
            <v:imagedata r:id="rId18" o:title=""/>
            <w10:wrap type="tight"/>
          </v:shape>
        </w:pict>
      </w:r>
      <w:r>
        <w:rPr>
          <w:noProof/>
          <w:lang w:val="en-CA" w:eastAsia="en-CA"/>
        </w:rPr>
        <w:pict>
          <v:shape id="_x0000_s1052" type="#_x0000_t75" style="position:absolute;left:0;text-align:left;margin-left:373.5pt;margin-top:9pt;width:1in;height:72.45pt;z-index:251655680" wrapcoords="-225 0 -225 21377 21600 21377 21600 0 -225 0">
            <v:imagedata r:id="rId19" o:title=""/>
            <w10:wrap type="tight"/>
          </v:shape>
        </w:pict>
      </w:r>
      <w:r>
        <w:rPr>
          <w:noProof/>
          <w:lang w:val="en-CA" w:eastAsia="en-CA"/>
        </w:rPr>
        <w:pict>
          <v:shape id="_x0000_s1053" type="#_x0000_t75" style="position:absolute;left:0;text-align:left;margin-left:280.5pt;margin-top:9.45pt;width:1in;height:1in;z-index:-251654656" wrapcoords="-225 0 -225 21375 21600 21375 21600 0 -225 0">
            <v:imagedata r:id="rId20" o:title=""/>
            <w10:wrap type="tight"/>
          </v:shape>
        </w:pict>
      </w:r>
      <w:r>
        <w:rPr>
          <w:noProof/>
          <w:lang w:val="en-CA" w:eastAsia="en-CA"/>
        </w:rPr>
        <w:pict>
          <v:group id="_x0000_s1054" style="position:absolute;left:0;text-align:left;margin-left:335.5pt;margin-top:108.45pt;width:191pt;height:303.85pt;z-index:251662848" coordorigin="7350,8203" coordsize="3820,6077">
            <v:shape id="_x0000_s1055" type="#_x0000_t75" style="position:absolute;left:7570;top:10180;width:1814;height:2059">
              <v:imagedata r:id="rId21" o:title=""/>
            </v:shape>
            <v:shape id="_x0000_s1056" type="#_x0000_t75" style="position:absolute;left:9356;top:12239;width:1814;height:2041">
              <v:imagedata r:id="rId22" o:title=""/>
            </v:shape>
            <v:shape id="_x0000_s1057" type="#_x0000_t75" style="position:absolute;left:7570;top:12239;width:1814;height:2041">
              <v:imagedata r:id="rId23" o:title=""/>
            </v:shape>
            <v:shape id="_x0000_s1058" type="#_x0000_t75" style="position:absolute;left:7350;top:10259;width:245;height:3960">
              <v:imagedata r:id="rId24" o:title=""/>
              <o:lock v:ext="edit" aspectratio="f"/>
            </v:shape>
            <v:shape id="_x0000_s1059" type="#_x0000_t75" style="position:absolute;left:9384;top:8203;width:1786;height:1980">
              <v:imagedata r:id="rId25" o:title=""/>
            </v:shape>
            <v:shape id="_x0000_s1060" type="#_x0000_t75" style="position:absolute;left:9356;top:10172;width:1814;height:2067">
              <v:imagedata r:id="rId26" o:title=""/>
            </v:shape>
            <w10:wrap type="square"/>
          </v:group>
        </w:pict>
      </w:r>
      <w:r w:rsidRPr="008D7743">
        <w:rPr>
          <w:rFonts w:ascii="Times New Roman" w:hAnsi="Times New Roman" w:cs="Times New Roman"/>
          <w:sz w:val="24"/>
          <w:szCs w:val="24"/>
        </w:rPr>
        <w:t xml:space="preserve">All of the SA, HLA, and VLA slice images are stretched to fit their respective axes keeping aspect ratio. Inner and outer myocardium wall contours are added to the slices, with an option to turn their display off. These </w:t>
      </w:r>
      <w:r>
        <w:rPr>
          <w:rFonts w:ascii="Times New Roman" w:hAnsi="Times New Roman" w:cs="Times New Roman"/>
          <w:sz w:val="24"/>
          <w:szCs w:val="24"/>
        </w:rPr>
        <w:t xml:space="preserve">contours are implemented to follow </w:t>
      </w:r>
      <w:r w:rsidRPr="008D7743">
        <w:rPr>
          <w:rFonts w:ascii="Times New Roman" w:hAnsi="Times New Roman" w:cs="Times New Roman"/>
          <w:sz w:val="24"/>
          <w:szCs w:val="24"/>
        </w:rPr>
        <w:t>the wall moti</w:t>
      </w:r>
      <w:r>
        <w:rPr>
          <w:rFonts w:ascii="Times New Roman" w:hAnsi="Times New Roman" w:cs="Times New Roman"/>
          <w:sz w:val="24"/>
          <w:szCs w:val="24"/>
        </w:rPr>
        <w:t>on</w:t>
      </w:r>
      <w:r w:rsidRPr="008D7743">
        <w:rPr>
          <w:rFonts w:ascii="Times New Roman" w:hAnsi="Times New Roman" w:cs="Times New Roman"/>
          <w:sz w:val="24"/>
          <w:szCs w:val="24"/>
        </w:rPr>
        <w:t>, and to accommodate the use of the zoom slider option</w:t>
      </w:r>
      <w:r>
        <w:rPr>
          <w:rFonts w:ascii="Times New Roman" w:hAnsi="Times New Roman" w:cs="Times New Roman"/>
          <w:sz w:val="24"/>
          <w:szCs w:val="24"/>
        </w:rPr>
        <w:t xml:space="preserve"> by updating the contours to fit</w:t>
      </w:r>
      <w:r w:rsidRPr="008D7743">
        <w:rPr>
          <w:rFonts w:ascii="Times New Roman" w:hAnsi="Times New Roman" w:cs="Times New Roman"/>
          <w:sz w:val="24"/>
          <w:szCs w:val="24"/>
        </w:rPr>
        <w:t xml:space="preserve"> to wall borders.</w:t>
      </w: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8D7743">
      <w:pPr>
        <w:pStyle w:val="ListParagraph"/>
        <w:numPr>
          <w:ilvl w:val="0"/>
          <w:numId w:val="1"/>
        </w:numPr>
        <w:ind w:left="1440"/>
        <w:rPr>
          <w:rFonts w:ascii="Times New Roman" w:hAnsi="Times New Roman" w:cs="Times New Roman"/>
          <w:sz w:val="24"/>
          <w:szCs w:val="24"/>
        </w:rPr>
      </w:pP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Polar Maps:</w:t>
      </w:r>
    </w:p>
    <w:p w:rsidR="000438D3" w:rsidRPr="008D7743" w:rsidRDefault="000438D3" w:rsidP="003D7BE5">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An </w:t>
      </w:r>
      <w:smartTag w:uri="urn:schemas-microsoft-com:office:smarttags" w:element="City">
        <w:r w:rsidRPr="008D7743">
          <w:rPr>
            <w:rFonts w:ascii="Times New Roman" w:hAnsi="Times New Roman" w:cs="Times New Roman"/>
            <w:sz w:val="24"/>
            <w:szCs w:val="24"/>
          </w:rPr>
          <w:t>LV</w:t>
        </w:r>
      </w:smartTag>
      <w:r>
        <w:rPr>
          <w:rFonts w:ascii="Times New Roman" w:hAnsi="Times New Roman" w:cs="Times New Roman"/>
          <w:sz w:val="24"/>
          <w:szCs w:val="24"/>
        </w:rPr>
        <w:t xml:space="preserve"> polar map is considered as a f</w:t>
      </w:r>
      <w:r w:rsidRPr="008D7743">
        <w:rPr>
          <w:rFonts w:ascii="Times New Roman" w:hAnsi="Times New Roman" w:cs="Times New Roman"/>
          <w:sz w:val="24"/>
          <w:szCs w:val="24"/>
        </w:rPr>
        <w:t>lattene</w:t>
      </w:r>
      <w:r>
        <w:rPr>
          <w:rFonts w:ascii="Times New Roman" w:hAnsi="Times New Roman" w:cs="Times New Roman"/>
          <w:sz w:val="24"/>
          <w:szCs w:val="24"/>
        </w:rPr>
        <w:t>d</w:t>
      </w:r>
      <w:r w:rsidRPr="008D7743">
        <w:rPr>
          <w:rFonts w:ascii="Times New Roman" w:hAnsi="Times New Roman" w:cs="Times New Roman"/>
          <w:sz w:val="24"/>
          <w:szCs w:val="24"/>
        </w:rPr>
        <w:t xml:space="preserve"> version of the model, a disk view of the </w:t>
      </w:r>
      <w:smartTag w:uri="urn:schemas-microsoft-com:office:smarttags" w:element="City">
        <w:smartTag w:uri="urn:schemas-microsoft-com:office:smarttags" w:element="place">
          <w:r w:rsidRPr="008D7743">
            <w:rPr>
              <w:rFonts w:ascii="Times New Roman" w:hAnsi="Times New Roman" w:cs="Times New Roman"/>
              <w:sz w:val="24"/>
              <w:szCs w:val="24"/>
            </w:rPr>
            <w:t>LV</w:t>
          </w:r>
        </w:smartTag>
      </w:smartTag>
      <w:r w:rsidRPr="008D7743">
        <w:rPr>
          <w:rFonts w:ascii="Times New Roman" w:hAnsi="Times New Roman" w:cs="Times New Roman"/>
          <w:sz w:val="24"/>
          <w:szCs w:val="24"/>
        </w:rPr>
        <w:t xml:space="preserve"> along the SA, centered at the Apex. </w:t>
      </w:r>
    </w:p>
    <w:p w:rsidR="000438D3" w:rsidRPr="008D7743" w:rsidRDefault="000438D3" w:rsidP="003D7BE5">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Four static polar maps are created using the uptake values stored: the ED Polar Map</w:t>
      </w:r>
      <w:r>
        <w:rPr>
          <w:rFonts w:ascii="Times New Roman" w:hAnsi="Times New Roman" w:cs="Times New Roman"/>
          <w:sz w:val="24"/>
          <w:szCs w:val="24"/>
        </w:rPr>
        <w:t xml:space="preserve"> (ED PM)</w:t>
      </w:r>
      <w:r w:rsidRPr="008D7743">
        <w:rPr>
          <w:rFonts w:ascii="Times New Roman" w:hAnsi="Times New Roman" w:cs="Times New Roman"/>
          <w:sz w:val="24"/>
          <w:szCs w:val="24"/>
        </w:rPr>
        <w:t>, ES Polar Map</w:t>
      </w:r>
      <w:r>
        <w:rPr>
          <w:rFonts w:ascii="Times New Roman" w:hAnsi="Times New Roman" w:cs="Times New Roman"/>
          <w:sz w:val="24"/>
          <w:szCs w:val="24"/>
        </w:rPr>
        <w:t xml:space="preserve"> (ES PM)</w:t>
      </w:r>
      <w:r w:rsidRPr="008D7743">
        <w:rPr>
          <w:rFonts w:ascii="Times New Roman" w:hAnsi="Times New Roman" w:cs="Times New Roman"/>
          <w:sz w:val="24"/>
          <w:szCs w:val="24"/>
        </w:rPr>
        <w:t>, Average Polar Map</w:t>
      </w:r>
      <w:r>
        <w:rPr>
          <w:rFonts w:ascii="Times New Roman" w:hAnsi="Times New Roman" w:cs="Times New Roman"/>
          <w:sz w:val="24"/>
          <w:szCs w:val="24"/>
        </w:rPr>
        <w:t xml:space="preserve"> (AVG PM)</w:t>
      </w:r>
      <w:r w:rsidRPr="008D7743">
        <w:rPr>
          <w:rFonts w:ascii="Times New Roman" w:hAnsi="Times New Roman" w:cs="Times New Roman"/>
          <w:sz w:val="24"/>
          <w:szCs w:val="24"/>
        </w:rPr>
        <w:t xml:space="preserve"> and the Wall Thickening Polar Map (WT</w:t>
      </w:r>
      <w:r>
        <w:rPr>
          <w:rFonts w:ascii="Times New Roman" w:hAnsi="Times New Roman" w:cs="Times New Roman"/>
          <w:sz w:val="24"/>
          <w:szCs w:val="24"/>
        </w:rPr>
        <w:t xml:space="preserve"> PM</w:t>
      </w:r>
      <w:r w:rsidRPr="008D7743">
        <w:rPr>
          <w:rFonts w:ascii="Times New Roman" w:hAnsi="Times New Roman" w:cs="Times New Roman"/>
          <w:sz w:val="24"/>
          <w:szCs w:val="24"/>
        </w:rPr>
        <w:t xml:space="preserve">). The WT PM is represented by the subtraction of the ED PM from the ES PM, the reason is that the muscle shows more intensity in ES when it is thick and contracted, rather </w:t>
      </w:r>
      <w:r>
        <w:rPr>
          <w:rFonts w:ascii="Times New Roman" w:hAnsi="Times New Roman" w:cs="Times New Roman"/>
          <w:sz w:val="24"/>
          <w:szCs w:val="24"/>
        </w:rPr>
        <w:t xml:space="preserve">than </w:t>
      </w:r>
      <w:r w:rsidRPr="008D7743">
        <w:rPr>
          <w:rFonts w:ascii="Times New Roman" w:hAnsi="Times New Roman" w:cs="Times New Roman"/>
          <w:sz w:val="24"/>
          <w:szCs w:val="24"/>
        </w:rPr>
        <w:t>in ED where the muscle is thinner and dilated. Thus the difference in intensity between both polar maps is related to, not measured by, the change in wall thickness. A fifth PM is also added to the figure which is animated phase by phase.</w:t>
      </w: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8D7743">
      <w:pPr>
        <w:pStyle w:val="ListParagraph"/>
        <w:numPr>
          <w:ilvl w:val="0"/>
          <w:numId w:val="1"/>
        </w:numPr>
        <w:ind w:left="1440"/>
        <w:rPr>
          <w:rFonts w:ascii="Times New Roman" w:hAnsi="Times New Roman" w:cs="Times New Roman"/>
          <w:sz w:val="24"/>
          <w:szCs w:val="24"/>
        </w:rPr>
      </w:pPr>
      <w:r w:rsidRPr="008D7743">
        <w:rPr>
          <w:rFonts w:ascii="Times New Roman" w:hAnsi="Times New Roman" w:cs="Times New Roman"/>
          <w:sz w:val="24"/>
          <w:szCs w:val="24"/>
        </w:rPr>
        <w:t>Graphic Curves:</w:t>
      </w:r>
    </w:p>
    <w:p w:rsidR="000438D3" w:rsidRPr="008D7743" w:rsidRDefault="000438D3" w:rsidP="00F91E31">
      <w:pPr>
        <w:pStyle w:val="ListParagraph"/>
        <w:ind w:left="1440"/>
        <w:rPr>
          <w:rFonts w:ascii="Times New Roman" w:hAnsi="Times New Roman" w:cs="Times New Roman"/>
          <w:sz w:val="24"/>
          <w:szCs w:val="24"/>
        </w:rPr>
      </w:pPr>
      <w:r>
        <w:rPr>
          <w:noProof/>
          <w:lang w:val="en-CA" w:eastAsia="en-CA"/>
        </w:rPr>
        <w:pict>
          <v:shape id="_x0000_s1061" type="#_x0000_t75" style="position:absolute;left:0;text-align:left;margin-left:231pt;margin-top:13.25pt;width:287.5pt;height:166.65pt;z-index:251657728">
            <v:imagedata r:id="rId27" o:title=""/>
            <w10:wrap type="square"/>
          </v:shape>
        </w:pict>
      </w:r>
      <w:r w:rsidRPr="008D7743">
        <w:rPr>
          <w:rFonts w:ascii="Times New Roman" w:hAnsi="Times New Roman" w:cs="Times New Roman"/>
          <w:sz w:val="24"/>
          <w:szCs w:val="24"/>
        </w:rPr>
        <w:t>After the volume of the LV at each frame is calculated using the algorithm described later</w:t>
      </w:r>
      <w:r>
        <w:rPr>
          <w:rFonts w:ascii="Times New Roman" w:hAnsi="Times New Roman" w:cs="Times New Roman"/>
          <w:sz w:val="24"/>
          <w:szCs w:val="24"/>
        </w:rPr>
        <w:t xml:space="preserve"> on</w:t>
      </w:r>
      <w:r w:rsidRPr="008D7743">
        <w:rPr>
          <w:rFonts w:ascii="Times New Roman" w:hAnsi="Times New Roman" w:cs="Times New Roman"/>
          <w:sz w:val="24"/>
          <w:szCs w:val="24"/>
        </w:rPr>
        <w:t xml:space="preserve">, these values are plotted in the graph and an estimated curve is drawn linking these points by interpolation. Another curve is </w:t>
      </w:r>
      <w:r>
        <w:rPr>
          <w:rFonts w:ascii="Times New Roman" w:hAnsi="Times New Roman" w:cs="Times New Roman"/>
          <w:sz w:val="24"/>
          <w:szCs w:val="24"/>
        </w:rPr>
        <w:t>plotted</w:t>
      </w:r>
      <w:r w:rsidRPr="008D7743">
        <w:rPr>
          <w:rFonts w:ascii="Times New Roman" w:hAnsi="Times New Roman" w:cs="Times New Roman"/>
          <w:sz w:val="24"/>
          <w:szCs w:val="24"/>
        </w:rPr>
        <w:t xml:space="preserve"> similarly for the estimated Wall Thickening.</w:t>
      </w:r>
    </w:p>
    <w:p w:rsidR="000438D3" w:rsidRPr="008D7743" w:rsidRDefault="000438D3" w:rsidP="008D7743">
      <w:pPr>
        <w:pStyle w:val="ListParagraph"/>
        <w:ind w:left="1440"/>
        <w:rPr>
          <w:rFonts w:ascii="Times New Roman" w:hAnsi="Times New Roman" w:cs="Times New Roman"/>
          <w:sz w:val="24"/>
          <w:szCs w:val="24"/>
        </w:rPr>
      </w:pPr>
      <w:r>
        <w:rPr>
          <w:rFonts w:ascii="Times New Roman" w:hAnsi="Times New Roman" w:cs="Times New Roman"/>
          <w:sz w:val="24"/>
          <w:szCs w:val="24"/>
        </w:rPr>
        <w:t xml:space="preserve">A </w:t>
      </w:r>
      <w:r w:rsidRPr="008D7743">
        <w:rPr>
          <w:rFonts w:ascii="Times New Roman" w:hAnsi="Times New Roman" w:cs="Times New Roman"/>
          <w:sz w:val="24"/>
          <w:szCs w:val="24"/>
        </w:rPr>
        <w:t>hig</w:t>
      </w:r>
      <w:r>
        <w:rPr>
          <w:rFonts w:ascii="Times New Roman" w:hAnsi="Times New Roman" w:cs="Times New Roman"/>
          <w:sz w:val="24"/>
          <w:szCs w:val="24"/>
        </w:rPr>
        <w:t>hlighted</w:t>
      </w:r>
      <w:r w:rsidRPr="008D7743">
        <w:rPr>
          <w:rFonts w:ascii="Times New Roman" w:hAnsi="Times New Roman" w:cs="Times New Roman"/>
          <w:sz w:val="24"/>
          <w:szCs w:val="24"/>
        </w:rPr>
        <w:t xml:space="preserve"> mark on each curve is </w:t>
      </w:r>
      <w:r>
        <w:rPr>
          <w:rFonts w:ascii="Times New Roman" w:hAnsi="Times New Roman" w:cs="Times New Roman"/>
          <w:sz w:val="24"/>
          <w:szCs w:val="24"/>
        </w:rPr>
        <w:t>animated to follow the curve’s trajectory</w:t>
      </w:r>
      <w:r w:rsidRPr="008D7743">
        <w:rPr>
          <w:rFonts w:ascii="Times New Roman" w:hAnsi="Times New Roman" w:cs="Times New Roman"/>
          <w:sz w:val="24"/>
          <w:szCs w:val="24"/>
        </w:rPr>
        <w:t xml:space="preserve"> based on the current frame. The graph also views the calculated End Diastole Volume (EDV), End Systole Volume (ESV), Ejection Fraction (EF) percentage and Stroke Volume (SV).</w:t>
      </w: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8D7743">
      <w:pPr>
        <w:pStyle w:val="ListParagraph"/>
        <w:numPr>
          <w:ilvl w:val="0"/>
          <w:numId w:val="1"/>
        </w:numPr>
        <w:ind w:left="1440"/>
        <w:rPr>
          <w:rFonts w:ascii="Times New Roman" w:hAnsi="Times New Roman" w:cs="Times New Roman"/>
          <w:sz w:val="24"/>
          <w:szCs w:val="24"/>
        </w:rPr>
      </w:pPr>
      <w:r w:rsidRPr="008D7743">
        <w:rPr>
          <w:rFonts w:ascii="Times New Roman" w:hAnsi="Times New Roman" w:cs="Times New Roman"/>
          <w:sz w:val="24"/>
          <w:szCs w:val="24"/>
        </w:rPr>
        <w:t>LV Gated Model:</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The LV model is updated with new features among like the 3D rotation ability.</w:t>
      </w:r>
    </w:p>
    <w:p w:rsidR="000438D3" w:rsidRPr="008D7743" w:rsidRDefault="000438D3" w:rsidP="008D7743">
      <w:pPr>
        <w:pStyle w:val="ListParagraph"/>
        <w:ind w:left="1440"/>
        <w:rPr>
          <w:rFonts w:ascii="Times New Roman" w:hAnsi="Times New Roman" w:cs="Times New Roman"/>
          <w:sz w:val="24"/>
          <w:szCs w:val="24"/>
        </w:rPr>
      </w:pPr>
      <w:r>
        <w:rPr>
          <w:noProof/>
          <w:lang w:val="en-CA" w:eastAsia="en-CA"/>
        </w:rPr>
        <w:pict>
          <v:group id="_x0000_s1062" style="position:absolute;left:0;text-align:left;margin-left:242pt;margin-top:45.05pt;width:286pt;height:249.6pt;z-index:251658752" coordorigin="8640,2340" coordsize="5720,4992">
            <v:shape id="_x0000_s1063" type="#_x0000_t75" style="position:absolute;left:11500;top:5040;width:2860;height:2292">
              <v:imagedata r:id="rId28" o:title=""/>
            </v:shape>
            <v:shape id="_x0000_s1064" type="#_x0000_t75" style="position:absolute;left:8640;top:2340;width:2860;height:2160">
              <v:imagedata r:id="rId29" o:title=""/>
              <o:lock v:ext="edit" aspectratio="f"/>
            </v:shape>
            <v:shape id="_x0000_s1065" type="#_x0000_t75" style="position:absolute;left:11500;top:2340;width:2860;height:2714">
              <v:imagedata r:id="rId30" o:title=""/>
            </v:shape>
            <v:shape id="_x0000_s1066" type="#_x0000_t75" style="position:absolute;left:8640;top:4500;width:2860;height:2828">
              <v:imagedata r:id="rId31" o:title=""/>
            </v:shape>
            <w10:wrap type="square"/>
          </v:group>
        </w:pict>
      </w:r>
      <w:r w:rsidRPr="008D7743">
        <w:rPr>
          <w:rFonts w:ascii="Times New Roman" w:hAnsi="Times New Roman" w:cs="Times New Roman"/>
          <w:sz w:val="24"/>
          <w:szCs w:val="24"/>
        </w:rPr>
        <w:t xml:space="preserve"> Smoothing of the surface plot was associated with the plotting function, interpolating the radii values along smaller steps to draw a smoother and more even model of the LV, giving it a nice and soft vase shape.</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After determining the End Diastole (ED) and End Systole (ES) frames and obtaining the specific radii at those frames by a process explained later on in the report, their respective meshes were added to the surface plot, on the same axis. These meshes represent respectively the maximum and the minimum size and shape the left ventricle can take during the cardiac cycle. Having those fixed delimiting plots, the user can now have more insight on the LV wall motion and shape in respect to those grids.</w:t>
      </w:r>
      <w:r w:rsidRPr="008D774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0438D3" w:rsidRPr="008D7743" w:rsidRDefault="000438D3" w:rsidP="00165287">
      <w:pPr>
        <w:pStyle w:val="ListParagraph"/>
        <w:numPr>
          <w:ilvl w:val="0"/>
          <w:numId w:val="1"/>
        </w:numPr>
      </w:pPr>
      <w:r>
        <w:br w:type="page"/>
      </w:r>
      <w:r w:rsidRPr="008D7743">
        <w:t>GUI controls:</w:t>
      </w:r>
    </w:p>
    <w:p w:rsidR="000438D3" w:rsidRPr="008D7743" w:rsidRDefault="000438D3" w:rsidP="008D7743">
      <w:pPr>
        <w:numPr>
          <w:ins w:id="0" w:author="Unknown" w:date="2009-09-02T17:17:00Z"/>
        </w:numPr>
        <w:ind w:left="1080"/>
        <w:rPr>
          <w:rFonts w:ascii="Times New Roman" w:hAnsi="Times New Roman" w:cs="Times New Roman"/>
          <w:sz w:val="24"/>
          <w:szCs w:val="24"/>
        </w:rPr>
      </w:pPr>
      <w:r w:rsidRPr="008D7743">
        <w:rPr>
          <w:rFonts w:ascii="Times New Roman" w:hAnsi="Times New Roman" w:cs="Times New Roman"/>
          <w:sz w:val="24"/>
          <w:szCs w:val="24"/>
        </w:rPr>
        <w:t>Various GUI control were added to the figure to manage the output on the figure, among which are:</w:t>
      </w:r>
    </w:p>
    <w:p w:rsidR="000438D3" w:rsidRPr="008D7743" w:rsidRDefault="000438D3" w:rsidP="008D7743">
      <w:pPr>
        <w:pStyle w:val="ListParagraph"/>
        <w:numPr>
          <w:ilvl w:val="0"/>
          <w:numId w:val="2"/>
        </w:numPr>
        <w:ind w:left="1440"/>
        <w:rPr>
          <w:rFonts w:ascii="Times New Roman" w:hAnsi="Times New Roman" w:cs="Times New Roman"/>
          <w:sz w:val="24"/>
          <w:szCs w:val="24"/>
        </w:rPr>
      </w:pPr>
      <w:r w:rsidRPr="008D7743">
        <w:rPr>
          <w:rFonts w:ascii="Times New Roman" w:hAnsi="Times New Roman" w:cs="Times New Roman"/>
          <w:sz w:val="24"/>
          <w:szCs w:val="24"/>
        </w:rPr>
        <w:t>A slider to control the zoom of the slice images, and a display toggle button to show the myocardium wall contours or not.</w:t>
      </w:r>
      <w:r w:rsidRPr="008D774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0438D3" w:rsidRPr="008D7743" w:rsidRDefault="000438D3" w:rsidP="006A2605">
      <w:pPr>
        <w:pStyle w:val="ListParagraph"/>
        <w:numPr>
          <w:ilvl w:val="0"/>
          <w:numId w:val="2"/>
        </w:numPr>
        <w:ind w:left="1440"/>
        <w:rPr>
          <w:rFonts w:ascii="Times New Roman" w:hAnsi="Times New Roman" w:cs="Times New Roman"/>
          <w:sz w:val="24"/>
          <w:szCs w:val="24"/>
        </w:rPr>
      </w:pPr>
      <w:r>
        <w:rPr>
          <w:rFonts w:ascii="Times New Roman" w:hAnsi="Times New Roman" w:cs="Times New Roman"/>
          <w:sz w:val="24"/>
          <w:szCs w:val="24"/>
        </w:rPr>
        <w:t>A Frame Rate slider to</w:t>
      </w:r>
      <w:r w:rsidRPr="008D7743">
        <w:rPr>
          <w:rFonts w:ascii="Times New Roman" w:hAnsi="Times New Roman" w:cs="Times New Roman"/>
          <w:sz w:val="24"/>
          <w:szCs w:val="24"/>
        </w:rPr>
        <w:t xml:space="preserve"> control the anima</w:t>
      </w:r>
      <w:r>
        <w:rPr>
          <w:rFonts w:ascii="Times New Roman" w:hAnsi="Times New Roman" w:cs="Times New Roman"/>
          <w:sz w:val="24"/>
          <w:szCs w:val="24"/>
        </w:rPr>
        <w:t>tion speed of the entire figure</w:t>
      </w:r>
      <w:r w:rsidRPr="008D7743">
        <w:rPr>
          <w:rFonts w:ascii="Times New Roman" w:hAnsi="Times New Roman" w:cs="Times New Roman"/>
          <w:sz w:val="24"/>
          <w:szCs w:val="24"/>
        </w:rPr>
        <w:t>.</w:t>
      </w:r>
      <w:r w:rsidRPr="008D774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0438D3" w:rsidRPr="008D7743" w:rsidRDefault="000438D3" w:rsidP="008D7743">
      <w:pPr>
        <w:pStyle w:val="ListParagraph"/>
        <w:numPr>
          <w:ilvl w:val="0"/>
          <w:numId w:val="2"/>
        </w:numPr>
        <w:ind w:left="1440"/>
        <w:rPr>
          <w:rFonts w:ascii="Times New Roman" w:hAnsi="Times New Roman" w:cs="Times New Roman"/>
          <w:sz w:val="24"/>
          <w:szCs w:val="24"/>
        </w:rPr>
      </w:pPr>
      <w:r w:rsidRPr="008D7743">
        <w:rPr>
          <w:rFonts w:ascii="Times New Roman" w:hAnsi="Times New Roman" w:cs="Times New Roman"/>
          <w:sz w:val="24"/>
          <w:szCs w:val="24"/>
        </w:rPr>
        <w:t>A theme List to alter the style of the figure between, so far, the default grey theme and the more appealing black theme.</w:t>
      </w:r>
    </w:p>
    <w:p w:rsidR="000438D3" w:rsidRPr="008D7743" w:rsidRDefault="000438D3" w:rsidP="008D7743">
      <w:pPr>
        <w:pStyle w:val="ListParagraph"/>
        <w:numPr>
          <w:ilvl w:val="0"/>
          <w:numId w:val="2"/>
        </w:numPr>
        <w:ind w:left="1440"/>
        <w:rPr>
          <w:rFonts w:ascii="Times New Roman" w:hAnsi="Times New Roman" w:cs="Times New Roman"/>
          <w:sz w:val="24"/>
          <w:szCs w:val="24"/>
        </w:rPr>
      </w:pPr>
      <w:r w:rsidRPr="008D7743">
        <w:rPr>
          <w:rFonts w:ascii="Times New Roman" w:hAnsi="Times New Roman" w:cs="Times New Roman"/>
          <w:sz w:val="24"/>
          <w:szCs w:val="24"/>
        </w:rPr>
        <w:t>A Color Bar is associated with the currently selected Color Map to view the range of the colors used.</w:t>
      </w:r>
    </w:p>
    <w:p w:rsidR="000438D3" w:rsidRPr="008D7743" w:rsidRDefault="000438D3" w:rsidP="008D7743">
      <w:pPr>
        <w:pStyle w:val="ListParagraph"/>
        <w:numPr>
          <w:ilvl w:val="0"/>
          <w:numId w:val="2"/>
        </w:numPr>
        <w:ind w:left="1440"/>
        <w:rPr>
          <w:rFonts w:ascii="Times New Roman" w:hAnsi="Times New Roman" w:cs="Times New Roman"/>
          <w:sz w:val="24"/>
          <w:szCs w:val="24"/>
        </w:rPr>
      </w:pPr>
      <w:r>
        <w:rPr>
          <w:noProof/>
          <w:lang w:val="en-CA" w:eastAsia="en-CA"/>
        </w:rPr>
        <w:pict>
          <v:shape id="_x0000_s1067" type="#_x0000_t75" style="position:absolute;left:0;text-align:left;margin-left:302.5pt;margin-top:-.4pt;width:242pt;height:146.1pt;z-index:251659776">
            <v:imagedata r:id="rId32" o:title=""/>
            <w10:wrap type="square"/>
          </v:shape>
        </w:pict>
      </w:r>
      <w:r w:rsidRPr="008D7743">
        <w:rPr>
          <w:rFonts w:ascii="Times New Roman" w:hAnsi="Times New Roman" w:cs="Times New Roman"/>
          <w:sz w:val="24"/>
          <w:szCs w:val="24"/>
        </w:rPr>
        <w:t>A capture button was added in order to save a video capture of the entire animated figure throughout a complete cardiac cycle, offering different formats for the video output (‘avi’, ’mpeg’, or ‘gif’). When the animation is paused, the video capture button works as a snapshot button that can save an image file (in ‘jpg’ format) of the figure at the current phase.</w:t>
      </w:r>
    </w:p>
    <w:p w:rsidR="000438D3" w:rsidRPr="008D7743" w:rsidRDefault="000438D3" w:rsidP="008D7743">
      <w:pPr>
        <w:pStyle w:val="ListParagraph"/>
        <w:numPr>
          <w:ilvl w:val="0"/>
          <w:numId w:val="2"/>
        </w:numPr>
        <w:ind w:left="1440"/>
        <w:rPr>
          <w:rFonts w:ascii="Times New Roman" w:hAnsi="Times New Roman" w:cs="Times New Roman"/>
          <w:sz w:val="24"/>
          <w:szCs w:val="24"/>
        </w:rPr>
      </w:pPr>
      <w:r w:rsidRPr="008D7743">
        <w:rPr>
          <w:rFonts w:ascii="Times New Roman" w:hAnsi="Times New Roman" w:cs="Times New Roman"/>
          <w:sz w:val="24"/>
          <w:szCs w:val="24"/>
        </w:rPr>
        <w:t xml:space="preserve">A Pause button can temporary stop the animations in the figure, also it transforms the Frame Rate slider to a frame selector, which enables the user to chose which phase of the cycle he wishes to view. </w:t>
      </w:r>
    </w:p>
    <w:p w:rsidR="000438D3" w:rsidRPr="00030D89" w:rsidRDefault="000438D3" w:rsidP="00030D89">
      <w:pPr>
        <w:pStyle w:val="ListParagraph"/>
        <w:numPr>
          <w:ilvl w:val="0"/>
          <w:numId w:val="2"/>
        </w:numPr>
        <w:ind w:left="1440"/>
        <w:rPr>
          <w:rFonts w:ascii="Times New Roman" w:hAnsi="Times New Roman" w:cs="Times New Roman"/>
          <w:sz w:val="24"/>
          <w:szCs w:val="24"/>
        </w:rPr>
      </w:pPr>
      <w:r>
        <w:rPr>
          <w:noProof/>
          <w:lang w:val="en-CA" w:eastAsia="en-CA"/>
        </w:rPr>
        <w:pict>
          <v:shape id="Picture 14" o:spid="_x0000_s1068" type="#_x0000_t75" style="position:absolute;left:0;text-align:left;margin-left:11pt;margin-top:34.2pt;width:528pt;height:306.1pt;z-index:251663872;visibility:visible">
            <v:imagedata r:id="rId33" o:title=""/>
            <w10:wrap type="square"/>
          </v:shape>
        </w:pict>
      </w:r>
      <w:r w:rsidRPr="00FA4BEA">
        <w:rPr>
          <w:rFonts w:ascii="Times New Roman" w:hAnsi="Times New Roman" w:cs="Times New Roman"/>
          <w:sz w:val="24"/>
          <w:szCs w:val="24"/>
        </w:rPr>
        <w:t xml:space="preserve"> A Color Map List to modify the colors and their ranges used to display the graphical outputs and the ability to inverse the colors.  </w:t>
      </w:r>
    </w:p>
    <w:p w:rsidR="000438D3" w:rsidRPr="00FA4BEA" w:rsidRDefault="000438D3" w:rsidP="00030D89">
      <w:pPr>
        <w:pStyle w:val="ListParagraph"/>
        <w:ind w:left="1080"/>
        <w:rPr>
          <w:rFonts w:ascii="Times New Roman" w:hAnsi="Times New Roman" w:cs="Times New Roman"/>
          <w:i/>
          <w:iCs/>
          <w:sz w:val="20"/>
          <w:szCs w:val="20"/>
        </w:rPr>
      </w:pPr>
      <w:r w:rsidRPr="00FA4BEA">
        <w:rPr>
          <w:rFonts w:ascii="Times New Roman" w:hAnsi="Times New Roman" w:cs="Times New Roman"/>
          <w:i/>
          <w:iCs/>
          <w:sz w:val="20"/>
          <w:szCs w:val="20"/>
        </w:rPr>
        <w:t>Note: The previous capture of the Gated Report is of a study of a RAT Left Ventricle, not human.</w:t>
      </w:r>
    </w:p>
    <w:p w:rsidR="000438D3" w:rsidRPr="008D7743" w:rsidRDefault="000438D3" w:rsidP="00AF4772">
      <w:pPr>
        <w:numPr>
          <w:ilvl w:val="0"/>
          <w:numId w:val="12"/>
        </w:numPr>
        <w:ind w:left="1440"/>
        <w:rPr>
          <w:rFonts w:ascii="Times New Roman" w:hAnsi="Times New Roman" w:cs="Times New Roman"/>
          <w:i/>
          <w:sz w:val="28"/>
          <w:szCs w:val="28"/>
          <w:u w:val="single"/>
        </w:rPr>
      </w:pPr>
      <w:r w:rsidRPr="008D7743">
        <w:rPr>
          <w:rFonts w:ascii="Times New Roman" w:hAnsi="Times New Roman" w:cs="Times New Roman"/>
          <w:i/>
          <w:sz w:val="28"/>
          <w:szCs w:val="28"/>
          <w:u w:val="single"/>
        </w:rPr>
        <w:t>Facts:</w:t>
      </w:r>
    </w:p>
    <w:p w:rsidR="000438D3" w:rsidRPr="008D7743" w:rsidRDefault="000438D3" w:rsidP="00BA2896">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Fac</w:t>
      </w:r>
      <w:r>
        <w:rPr>
          <w:rFonts w:ascii="Times New Roman" w:hAnsi="Times New Roman" w:cs="Times New Roman"/>
          <w:sz w:val="24"/>
          <w:szCs w:val="24"/>
        </w:rPr>
        <w:t>t 1: The volume of the LV is</w:t>
      </w:r>
      <w:r w:rsidRPr="008D7743">
        <w:rPr>
          <w:rFonts w:ascii="Times New Roman" w:hAnsi="Times New Roman" w:cs="Times New Roman"/>
          <w:sz w:val="24"/>
          <w:szCs w:val="24"/>
        </w:rPr>
        <w:t xml:space="preserve"> </w:t>
      </w:r>
      <w:r>
        <w:rPr>
          <w:rFonts w:ascii="Times New Roman" w:hAnsi="Times New Roman" w:cs="Times New Roman"/>
          <w:sz w:val="24"/>
          <w:szCs w:val="24"/>
        </w:rPr>
        <w:t>larger at end diastole, and smaller</w:t>
      </w:r>
      <w:r w:rsidRPr="008D7743">
        <w:rPr>
          <w:rFonts w:ascii="Times New Roman" w:hAnsi="Times New Roman" w:cs="Times New Roman"/>
          <w:sz w:val="24"/>
          <w:szCs w:val="24"/>
        </w:rPr>
        <w:t xml:space="preserve"> at end systole.</w:t>
      </w:r>
    </w:p>
    <w:p w:rsidR="000438D3" w:rsidRPr="008D7743" w:rsidRDefault="000438D3" w:rsidP="00BA2896">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 xml:space="preserve">Fact 2: The myocardium wall is the thinnest at end diastole where it is </w:t>
      </w:r>
      <w:r>
        <w:rPr>
          <w:rFonts w:ascii="Times New Roman" w:hAnsi="Times New Roman" w:cs="Times New Roman"/>
          <w:sz w:val="24"/>
          <w:szCs w:val="24"/>
        </w:rPr>
        <w:t>dilated</w:t>
      </w:r>
      <w:r w:rsidRPr="008D7743">
        <w:rPr>
          <w:rFonts w:ascii="Times New Roman" w:hAnsi="Times New Roman" w:cs="Times New Roman"/>
          <w:sz w:val="24"/>
          <w:szCs w:val="24"/>
        </w:rPr>
        <w:t>, and the thickest at end systole, where the muscle is contracted.</w:t>
      </w:r>
    </w:p>
    <w:p w:rsidR="000438D3" w:rsidRPr="008D7743" w:rsidRDefault="000438D3" w:rsidP="008C1E35">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Fact 3: As consequence to fact 2, the intensity in the myocardium is the highest at end systole and lowest at end diastole</w:t>
      </w:r>
      <w:r>
        <w:rPr>
          <w:rFonts w:ascii="Times New Roman" w:hAnsi="Times New Roman" w:cs="Times New Roman"/>
          <w:sz w:val="24"/>
          <w:szCs w:val="24"/>
        </w:rPr>
        <w:t xml:space="preserve"> due to partial volume loss</w:t>
      </w:r>
      <w:r w:rsidRPr="008D7743">
        <w:rPr>
          <w:rFonts w:ascii="Times New Roman" w:hAnsi="Times New Roman" w:cs="Times New Roman"/>
          <w:sz w:val="24"/>
          <w:szCs w:val="24"/>
        </w:rPr>
        <w:t>.</w:t>
      </w:r>
    </w:p>
    <w:p w:rsidR="000438D3" w:rsidRPr="008D7743" w:rsidRDefault="000438D3" w:rsidP="008C1E35">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 xml:space="preserve">Fact 4: The highest </w:t>
      </w:r>
      <w:r>
        <w:rPr>
          <w:rFonts w:ascii="Times New Roman" w:hAnsi="Times New Roman" w:cs="Times New Roman"/>
          <w:sz w:val="24"/>
          <w:szCs w:val="24"/>
        </w:rPr>
        <w:t>intensity</w:t>
      </w:r>
      <w:r w:rsidRPr="008D7743">
        <w:rPr>
          <w:rFonts w:ascii="Times New Roman" w:hAnsi="Times New Roman" w:cs="Times New Roman"/>
          <w:sz w:val="24"/>
          <w:szCs w:val="24"/>
        </w:rPr>
        <w:t xml:space="preserve"> in the muscle is recorded along the mid-myocardium wall</w:t>
      </w:r>
      <w:r>
        <w:rPr>
          <w:rFonts w:ascii="Times New Roman" w:hAnsi="Times New Roman" w:cs="Times New Roman"/>
          <w:sz w:val="24"/>
          <w:szCs w:val="24"/>
        </w:rPr>
        <w:t>.</w:t>
      </w:r>
    </w:p>
    <w:p w:rsidR="000438D3" w:rsidRPr="008D7743" w:rsidRDefault="000438D3" w:rsidP="000E68D3">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Fact 5: If the mass of an object and its density do not change</w:t>
      </w:r>
      <w:r>
        <w:rPr>
          <w:rFonts w:ascii="Times New Roman" w:hAnsi="Times New Roman" w:cs="Times New Roman"/>
          <w:sz w:val="24"/>
          <w:szCs w:val="24"/>
        </w:rPr>
        <w:t xml:space="preserve"> its volume is constant regardless of its shape.</w:t>
      </w:r>
    </w:p>
    <w:p w:rsidR="000438D3" w:rsidRPr="008D7743" w:rsidRDefault="000438D3" w:rsidP="00EB5A0B">
      <w:pPr>
        <w:pStyle w:val="ListParagraph"/>
        <w:numPr>
          <w:ilvl w:val="0"/>
          <w:numId w:val="3"/>
        </w:numPr>
        <w:ind w:left="1800"/>
        <w:rPr>
          <w:rFonts w:ascii="Times New Roman" w:hAnsi="Times New Roman" w:cs="Times New Roman"/>
          <w:sz w:val="24"/>
          <w:szCs w:val="24"/>
        </w:rPr>
      </w:pPr>
      <w:r w:rsidRPr="008D7743">
        <w:rPr>
          <w:rFonts w:ascii="Times New Roman" w:hAnsi="Times New Roman" w:cs="Times New Roman"/>
          <w:sz w:val="24"/>
          <w:szCs w:val="24"/>
        </w:rPr>
        <w:t xml:space="preserve">Fact 6: The myocardium wall thickness is not uniform at all points in the wall, and the thickness changes </w:t>
      </w:r>
      <w:r>
        <w:rPr>
          <w:rFonts w:ascii="Times New Roman" w:hAnsi="Times New Roman" w:cs="Times New Roman"/>
          <w:sz w:val="24"/>
          <w:szCs w:val="24"/>
        </w:rPr>
        <w:t>during the cardiac cycle</w:t>
      </w:r>
      <w:r w:rsidRPr="008D7743">
        <w:rPr>
          <w:rFonts w:ascii="Times New Roman" w:hAnsi="Times New Roman" w:cs="Times New Roman"/>
          <w:sz w:val="24"/>
          <w:szCs w:val="24"/>
        </w:rPr>
        <w:t xml:space="preserve">. </w:t>
      </w:r>
    </w:p>
    <w:p w:rsidR="000438D3" w:rsidRDefault="000438D3" w:rsidP="00224227">
      <w:pPr>
        <w:pStyle w:val="ListParagraph"/>
        <w:numPr>
          <w:ilvl w:val="0"/>
          <w:numId w:val="3"/>
        </w:numPr>
        <w:ind w:left="1800"/>
        <w:rPr>
          <w:rFonts w:ascii="Times New Roman" w:hAnsi="Times New Roman" w:cs="Times New Roman"/>
          <w:sz w:val="24"/>
          <w:szCs w:val="24"/>
        </w:rPr>
      </w:pPr>
      <w:r>
        <w:rPr>
          <w:noProof/>
          <w:lang w:val="en-CA" w:eastAsia="en-CA"/>
        </w:rPr>
        <w:pict>
          <v:shape id="_x0000_s1069" type="#_x0000_t75" style="position:absolute;left:0;text-align:left;margin-left:352pt;margin-top:16.7pt;width:180pt;height:176.6pt;z-index:251660800">
            <v:imagedata r:id="rId34" o:title=""/>
            <w10:wrap type="square"/>
          </v:shape>
        </w:pict>
      </w:r>
      <w:r w:rsidRPr="008D7743">
        <w:rPr>
          <w:rFonts w:ascii="Times New Roman" w:hAnsi="Times New Roman" w:cs="Times New Roman"/>
          <w:sz w:val="24"/>
          <w:szCs w:val="24"/>
        </w:rPr>
        <w:t xml:space="preserve">Fact 7: </w:t>
      </w:r>
      <w:r>
        <w:rPr>
          <w:rFonts w:ascii="Times New Roman" w:hAnsi="Times New Roman" w:cs="Times New Roman"/>
          <w:sz w:val="24"/>
          <w:szCs w:val="24"/>
        </w:rPr>
        <w:t xml:space="preserve">The mid myocardium line is not necessarily </w:t>
      </w:r>
    </w:p>
    <w:p w:rsidR="000438D3" w:rsidRPr="008D7743" w:rsidRDefault="000438D3" w:rsidP="00EB5A0B">
      <w:pPr>
        <w:pStyle w:val="ListParagraph"/>
        <w:numPr>
          <w:ilvl w:val="0"/>
          <w:numId w:val="3"/>
        </w:numPr>
        <w:ind w:left="1800"/>
        <w:rPr>
          <w:rFonts w:ascii="Times New Roman" w:hAnsi="Times New Roman" w:cs="Times New Roman"/>
          <w:sz w:val="24"/>
          <w:szCs w:val="24"/>
        </w:rPr>
      </w:pPr>
      <w:r>
        <w:rPr>
          <w:rFonts w:ascii="Times New Roman" w:hAnsi="Times New Roman" w:cs="Times New Roman"/>
          <w:sz w:val="24"/>
          <w:szCs w:val="24"/>
        </w:rPr>
        <w:t xml:space="preserve">Fact 8: </w:t>
      </w:r>
      <w:r w:rsidRPr="008D7743">
        <w:rPr>
          <w:rFonts w:ascii="Times New Roman" w:hAnsi="Times New Roman" w:cs="Times New Roman"/>
          <w:sz w:val="24"/>
          <w:szCs w:val="24"/>
        </w:rPr>
        <w:t xml:space="preserve">A volume of an object is the </w:t>
      </w:r>
      <w:r>
        <w:rPr>
          <w:rFonts w:ascii="Times New Roman" w:hAnsi="Times New Roman" w:cs="Times New Roman"/>
          <w:sz w:val="24"/>
          <w:szCs w:val="24"/>
        </w:rPr>
        <w:t>integrated sum of the area</w:t>
      </w:r>
      <w:r w:rsidRPr="008D7743">
        <w:rPr>
          <w:rFonts w:ascii="Times New Roman" w:hAnsi="Times New Roman" w:cs="Times New Roman"/>
          <w:sz w:val="24"/>
          <w:szCs w:val="24"/>
        </w:rPr>
        <w:t xml:space="preserve"> </w:t>
      </w:r>
      <w:r>
        <w:rPr>
          <w:rFonts w:ascii="Times New Roman" w:hAnsi="Times New Roman" w:cs="Times New Roman"/>
          <w:sz w:val="24"/>
          <w:szCs w:val="24"/>
        </w:rPr>
        <w:t>of thin</w:t>
      </w:r>
      <w:r w:rsidRPr="008D7743">
        <w:rPr>
          <w:rFonts w:ascii="Times New Roman" w:hAnsi="Times New Roman" w:cs="Times New Roman"/>
          <w:sz w:val="24"/>
          <w:szCs w:val="24"/>
        </w:rPr>
        <w:t xml:space="preserve"> slices of that object </w:t>
      </w:r>
      <w:r>
        <w:rPr>
          <w:rFonts w:ascii="Times New Roman" w:hAnsi="Times New Roman" w:cs="Times New Roman"/>
          <w:sz w:val="24"/>
          <w:szCs w:val="24"/>
        </w:rPr>
        <w:t xml:space="preserve">along its </w:t>
      </w:r>
      <w:r w:rsidRPr="008D7743">
        <w:rPr>
          <w:rFonts w:ascii="Times New Roman" w:hAnsi="Times New Roman" w:cs="Times New Roman"/>
          <w:sz w:val="24"/>
          <w:szCs w:val="24"/>
        </w:rPr>
        <w:t>axis.</w:t>
      </w:r>
    </w:p>
    <w:p w:rsidR="000438D3" w:rsidRPr="008D7743" w:rsidRDefault="000438D3" w:rsidP="008D7743">
      <w:pPr>
        <w:ind w:left="1080"/>
        <w:rPr>
          <w:rFonts w:ascii="Times New Roman" w:hAnsi="Times New Roman" w:cs="Times New Roman"/>
          <w:sz w:val="24"/>
          <w:szCs w:val="24"/>
        </w:rPr>
      </w:pPr>
    </w:p>
    <w:p w:rsidR="000438D3" w:rsidRPr="001F045E" w:rsidRDefault="000438D3" w:rsidP="001F045E">
      <w:pPr>
        <w:numPr>
          <w:ilvl w:val="0"/>
          <w:numId w:val="7"/>
        </w:numPr>
        <w:tabs>
          <w:tab w:val="clear" w:pos="540"/>
          <w:tab w:val="num" w:pos="-770"/>
        </w:tabs>
        <w:ind w:left="1260"/>
        <w:rPr>
          <w:rFonts w:ascii="Times New Roman" w:hAnsi="Times New Roman" w:cs="Times New Roman"/>
          <w:i/>
          <w:sz w:val="28"/>
          <w:szCs w:val="28"/>
          <w:u w:val="single"/>
          <w:lang w:val="en-CA"/>
        </w:rPr>
      </w:pPr>
      <w:r w:rsidRPr="008D7743">
        <w:rPr>
          <w:rFonts w:ascii="Times New Roman" w:hAnsi="Times New Roman" w:cs="Times New Roman"/>
          <w:b/>
          <w:kern w:val="32"/>
          <w:sz w:val="36"/>
          <w:szCs w:val="36"/>
          <w:lang w:val="en-CA"/>
        </w:rPr>
        <w:t>The Calculations</w:t>
      </w:r>
    </w:p>
    <w:p w:rsidR="000438D3" w:rsidRPr="008D7743" w:rsidRDefault="000438D3" w:rsidP="00AF4772">
      <w:pPr>
        <w:numPr>
          <w:ilvl w:val="0"/>
          <w:numId w:val="11"/>
        </w:numPr>
        <w:tabs>
          <w:tab w:val="num" w:pos="-990"/>
          <w:tab w:val="num" w:pos="-880"/>
        </w:tabs>
        <w:ind w:left="1440"/>
        <w:rPr>
          <w:rFonts w:ascii="Times New Roman" w:hAnsi="Times New Roman" w:cs="Times New Roman"/>
          <w:i/>
          <w:sz w:val="28"/>
          <w:szCs w:val="28"/>
          <w:u w:val="single"/>
        </w:rPr>
      </w:pPr>
      <w:r w:rsidRPr="008D7743">
        <w:rPr>
          <w:rFonts w:ascii="Times New Roman" w:hAnsi="Times New Roman" w:cs="Times New Roman"/>
          <w:i/>
          <w:sz w:val="28"/>
          <w:szCs w:val="28"/>
          <w:u w:val="single"/>
        </w:rPr>
        <w:t xml:space="preserve">Basic calculation of LV volumes ignoring Wall Thickening: </w:t>
      </w:r>
    </w:p>
    <w:p w:rsidR="000438D3" w:rsidRPr="008D7743" w:rsidRDefault="000438D3" w:rsidP="00EB5A0B">
      <w:pPr>
        <w:pStyle w:val="ListParagraph"/>
        <w:ind w:left="1440"/>
        <w:rPr>
          <w:rFonts w:ascii="Times New Roman" w:hAnsi="Times New Roman" w:cs="Times New Roman"/>
          <w:sz w:val="24"/>
          <w:szCs w:val="24"/>
        </w:rPr>
      </w:pPr>
      <w:r>
        <w:rPr>
          <w:rFonts w:ascii="Times New Roman" w:hAnsi="Times New Roman" w:cs="Times New Roman"/>
          <w:sz w:val="24"/>
          <w:szCs w:val="24"/>
        </w:rPr>
        <w:t>During the</w:t>
      </w:r>
      <w:r w:rsidRPr="008D7743">
        <w:rPr>
          <w:rFonts w:ascii="Times New Roman" w:hAnsi="Times New Roman" w:cs="Times New Roman"/>
          <w:sz w:val="24"/>
          <w:szCs w:val="24"/>
        </w:rPr>
        <w:t xml:space="preserve"> cardiac cycle, the </w:t>
      </w:r>
      <w:r>
        <w:rPr>
          <w:rFonts w:ascii="Times New Roman" w:hAnsi="Times New Roman" w:cs="Times New Roman"/>
          <w:sz w:val="24"/>
          <w:szCs w:val="24"/>
        </w:rPr>
        <w:t>LV changes shape</w:t>
      </w:r>
      <w:r w:rsidRPr="008D7743">
        <w:rPr>
          <w:rFonts w:ascii="Times New Roman" w:hAnsi="Times New Roman" w:cs="Times New Roman"/>
          <w:sz w:val="24"/>
          <w:szCs w:val="24"/>
        </w:rPr>
        <w:t xml:space="preserve"> and size when cont</w:t>
      </w:r>
      <w:r>
        <w:rPr>
          <w:rFonts w:ascii="Times New Roman" w:hAnsi="Times New Roman" w:cs="Times New Roman"/>
          <w:sz w:val="24"/>
          <w:szCs w:val="24"/>
        </w:rPr>
        <w:t xml:space="preserve">racting and expanding, thus </w:t>
      </w:r>
      <w:r w:rsidRPr="008D7743">
        <w:rPr>
          <w:rFonts w:ascii="Times New Roman" w:hAnsi="Times New Roman" w:cs="Times New Roman"/>
          <w:sz w:val="24"/>
          <w:szCs w:val="24"/>
        </w:rPr>
        <w:t xml:space="preserve">the mid myocardium </w:t>
      </w:r>
      <w:r>
        <w:rPr>
          <w:rFonts w:ascii="Times New Roman" w:hAnsi="Times New Roman" w:cs="Times New Roman"/>
          <w:sz w:val="24"/>
          <w:szCs w:val="24"/>
        </w:rPr>
        <w:t xml:space="preserve">reference points </w:t>
      </w:r>
      <w:r w:rsidRPr="008D7743">
        <w:rPr>
          <w:rFonts w:ascii="Times New Roman" w:hAnsi="Times New Roman" w:cs="Times New Roman"/>
          <w:sz w:val="24"/>
          <w:szCs w:val="24"/>
        </w:rPr>
        <w:t>vary at each frame. Therefore, radii values stored for each frame aren’t constant throughout the cycle, they grow until ED, and shrink till ES.</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FlowQuant analyses the LV, and treat</w:t>
      </w:r>
      <w:r>
        <w:rPr>
          <w:rFonts w:ascii="Times New Roman" w:hAnsi="Times New Roman" w:cs="Times New Roman"/>
          <w:sz w:val="24"/>
          <w:szCs w:val="24"/>
        </w:rPr>
        <w:t>s it as a 3D model that can be divided</w:t>
      </w:r>
      <w:r w:rsidRPr="008D7743">
        <w:rPr>
          <w:rFonts w:ascii="Times New Roman" w:hAnsi="Times New Roman" w:cs="Times New Roman"/>
          <w:sz w:val="24"/>
          <w:szCs w:val="24"/>
        </w:rPr>
        <w:t xml:space="preserve"> along the short axis into slices, called “Rings” in the Gated Report, even if they are not symmetric or geometric.</w:t>
      </w:r>
    </w:p>
    <w:p w:rsidR="000438D3" w:rsidRPr="008D7743" w:rsidRDefault="000438D3" w:rsidP="00F115B4">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To </w:t>
      </w:r>
      <w:r>
        <w:rPr>
          <w:rFonts w:ascii="Times New Roman" w:hAnsi="Times New Roman" w:cs="Times New Roman"/>
          <w:sz w:val="24"/>
          <w:szCs w:val="24"/>
        </w:rPr>
        <w:t>calculate the LV blood volumes, having</w:t>
      </w:r>
      <w:r w:rsidRPr="008D7743">
        <w:rPr>
          <w:rFonts w:ascii="Times New Roman" w:hAnsi="Times New Roman" w:cs="Times New Roman"/>
          <w:sz w:val="24"/>
          <w:szCs w:val="24"/>
        </w:rPr>
        <w:t xml:space="preserve"> a </w:t>
      </w:r>
      <w:r>
        <w:rPr>
          <w:rFonts w:ascii="Times New Roman" w:hAnsi="Times New Roman" w:cs="Times New Roman"/>
          <w:sz w:val="24"/>
          <w:szCs w:val="24"/>
        </w:rPr>
        <w:t>best fit function of the 3</w:t>
      </w:r>
      <w:r w:rsidRPr="008D7743">
        <w:rPr>
          <w:rFonts w:ascii="Times New Roman" w:hAnsi="Times New Roman" w:cs="Times New Roman"/>
          <w:sz w:val="24"/>
          <w:szCs w:val="24"/>
        </w:rPr>
        <w:t xml:space="preserve">D </w:t>
      </w:r>
      <w:r>
        <w:rPr>
          <w:rFonts w:ascii="Times New Roman" w:hAnsi="Times New Roman" w:cs="Times New Roman"/>
          <w:sz w:val="24"/>
          <w:szCs w:val="24"/>
        </w:rPr>
        <w:t>model</w:t>
      </w:r>
      <w:r w:rsidRPr="008D7743">
        <w:rPr>
          <w:rFonts w:ascii="Times New Roman" w:hAnsi="Times New Roman" w:cs="Times New Roman"/>
          <w:sz w:val="24"/>
          <w:szCs w:val="24"/>
        </w:rPr>
        <w:t xml:space="preserve"> </w:t>
      </w:r>
      <w:r>
        <w:rPr>
          <w:rFonts w:ascii="Times New Roman" w:hAnsi="Times New Roman" w:cs="Times New Roman"/>
          <w:sz w:val="24"/>
          <w:szCs w:val="24"/>
        </w:rPr>
        <w:t>causes major accuracy loss due to partial volume loss and low edge detection efficiency in PET imaging.</w:t>
      </w:r>
      <w:r w:rsidRPr="008D7743">
        <w:rPr>
          <w:rFonts w:ascii="Times New Roman" w:hAnsi="Times New Roman" w:cs="Times New Roman"/>
          <w:sz w:val="24"/>
          <w:szCs w:val="24"/>
        </w:rPr>
        <w:t xml:space="preserve"> </w:t>
      </w:r>
      <w:r>
        <w:rPr>
          <w:rFonts w:ascii="Times New Roman" w:hAnsi="Times New Roman" w:cs="Times New Roman"/>
          <w:sz w:val="24"/>
          <w:szCs w:val="24"/>
        </w:rPr>
        <w:t>T</w:t>
      </w:r>
      <w:r w:rsidRPr="008D7743">
        <w:rPr>
          <w:rFonts w:ascii="Times New Roman" w:hAnsi="Times New Roman" w:cs="Times New Roman"/>
          <w:sz w:val="24"/>
          <w:szCs w:val="24"/>
        </w:rPr>
        <w:t>he</w:t>
      </w:r>
      <w:r>
        <w:rPr>
          <w:rFonts w:ascii="Times New Roman" w:hAnsi="Times New Roman" w:cs="Times New Roman"/>
          <w:sz w:val="24"/>
          <w:szCs w:val="24"/>
        </w:rPr>
        <w:t>refore, the alternate idea was to calculate the model’s volume through an integration of the area of one-pixel-spaced slices along the SA.</w:t>
      </w:r>
      <w:r w:rsidRPr="008D7743">
        <w:rPr>
          <w:rFonts w:ascii="Times New Roman" w:hAnsi="Times New Roman" w:cs="Times New Roman"/>
          <w:sz w:val="24"/>
          <w:szCs w:val="24"/>
        </w:rPr>
        <w:t xml:space="preserve"> </w:t>
      </w:r>
      <w:r>
        <w:rPr>
          <w:rFonts w:ascii="Times New Roman" w:hAnsi="Times New Roman" w:cs="Times New Roman"/>
          <w:sz w:val="24"/>
          <w:szCs w:val="24"/>
        </w:rPr>
        <w:t>T</w:t>
      </w:r>
      <w:r w:rsidRPr="008D7743">
        <w:rPr>
          <w:rFonts w:ascii="Times New Roman" w:hAnsi="Times New Roman" w:cs="Times New Roman"/>
          <w:sz w:val="24"/>
          <w:szCs w:val="24"/>
        </w:rPr>
        <w:t>he slices w</w:t>
      </w:r>
      <w:r>
        <w:rPr>
          <w:rFonts w:ascii="Times New Roman" w:hAnsi="Times New Roman" w:cs="Times New Roman"/>
          <w:sz w:val="24"/>
          <w:szCs w:val="24"/>
        </w:rPr>
        <w:t>ould</w:t>
      </w:r>
      <w:r w:rsidRPr="008D7743">
        <w:rPr>
          <w:rFonts w:ascii="Times New Roman" w:hAnsi="Times New Roman" w:cs="Times New Roman"/>
          <w:sz w:val="24"/>
          <w:szCs w:val="24"/>
        </w:rPr>
        <w:t xml:space="preserve"> be treated as planar polygons. </w:t>
      </w:r>
      <w:r>
        <w:rPr>
          <w:rFonts w:ascii="Times New Roman" w:hAnsi="Times New Roman" w:cs="Times New Roman"/>
          <w:sz w:val="24"/>
          <w:szCs w:val="24"/>
        </w:rPr>
        <w:t xml:space="preserve">The LV cavity area at each slice, defined by the polygon’s area, is calculated, and integrated </w:t>
      </w:r>
      <w:r w:rsidRPr="008D7743">
        <w:rPr>
          <w:rFonts w:ascii="Times New Roman" w:hAnsi="Times New Roman" w:cs="Times New Roman"/>
          <w:sz w:val="24"/>
          <w:szCs w:val="24"/>
        </w:rPr>
        <w:t xml:space="preserve">along the SA to </w:t>
      </w:r>
      <w:r>
        <w:rPr>
          <w:rFonts w:ascii="Times New Roman" w:hAnsi="Times New Roman" w:cs="Times New Roman"/>
          <w:sz w:val="24"/>
          <w:szCs w:val="24"/>
        </w:rPr>
        <w:t>determine</w:t>
      </w:r>
      <w:r w:rsidRPr="008D7743">
        <w:rPr>
          <w:rFonts w:ascii="Times New Roman" w:hAnsi="Times New Roman" w:cs="Times New Roman"/>
          <w:sz w:val="24"/>
          <w:szCs w:val="24"/>
        </w:rPr>
        <w:t xml:space="preserve"> </w:t>
      </w:r>
      <w:r>
        <w:rPr>
          <w:rFonts w:ascii="Times New Roman" w:hAnsi="Times New Roman" w:cs="Times New Roman"/>
          <w:sz w:val="24"/>
          <w:szCs w:val="24"/>
        </w:rPr>
        <w:t>the</w:t>
      </w:r>
      <w:r w:rsidRPr="008D7743">
        <w:rPr>
          <w:rFonts w:ascii="Times New Roman" w:hAnsi="Times New Roman" w:cs="Times New Roman"/>
          <w:sz w:val="24"/>
          <w:szCs w:val="24"/>
        </w:rPr>
        <w:t xml:space="preserve"> volume of the cavity, thus the blood capacity. </w:t>
      </w:r>
      <w:r>
        <w:rPr>
          <w:rFonts w:ascii="Times New Roman" w:hAnsi="Times New Roman" w:cs="Times New Roman"/>
          <w:sz w:val="24"/>
          <w:szCs w:val="24"/>
        </w:rPr>
        <w:t>Note that at this point, the volume calculated is not pure cavity volume only, but also contains a partial volume of the myocardium wall because of Wall Thickening disregard.</w:t>
      </w:r>
    </w:p>
    <w:p w:rsidR="000438D3" w:rsidRPr="008D7743" w:rsidRDefault="000438D3" w:rsidP="00FE63AD">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Fortunately, a pre-defined Matlab function (“poly2mask”) can convert a region-of-interest polygon into a binary region of interest (ROI) mask. A mask is similar to a binary matrix of m </w:t>
      </w:r>
      <w:r>
        <w:rPr>
          <w:rFonts w:ascii="Times New Roman" w:hAnsi="Times New Roman" w:cs="Times New Roman"/>
          <w:sz w:val="24"/>
          <w:szCs w:val="24"/>
        </w:rPr>
        <w:t>by</w:t>
      </w:r>
      <w:r w:rsidRPr="008D7743">
        <w:rPr>
          <w:rFonts w:ascii="Times New Roman" w:hAnsi="Times New Roman" w:cs="Times New Roman"/>
          <w:sz w:val="24"/>
          <w:szCs w:val="24"/>
        </w:rPr>
        <w:t xml:space="preserve"> n dimensions that represents the ROI polygon. “The function sets pixels in the mask that are inside the polygon to 1 and sets pixels outside the polygon to 0.</w:t>
      </w:r>
    </w:p>
    <w:p w:rsidR="000438D3" w:rsidRPr="008D7743" w:rsidRDefault="000438D3" w:rsidP="00100AB7">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When creating a region of interest (ROI) mask, poly2mask must determine which pixels are included in the region. This determination can be difficult when pixels on the edge of a region are only partially covered by the border line” </w:t>
      </w:r>
      <w:r w:rsidRPr="008D7743">
        <w:rPr>
          <w:rFonts w:ascii="Times New Roman" w:hAnsi="Times New Roman" w:cs="Times New Roman"/>
          <w:sz w:val="24"/>
          <w:szCs w:val="24"/>
          <w:vertAlign w:val="superscript"/>
        </w:rPr>
        <w:t>(3)</w:t>
      </w:r>
      <w:r w:rsidRPr="008D7743">
        <w:rPr>
          <w:rFonts w:ascii="Times New Roman" w:hAnsi="Times New Roman" w:cs="Times New Roman"/>
          <w:sz w:val="24"/>
          <w:szCs w:val="24"/>
        </w:rPr>
        <w:t>, yet a</w:t>
      </w:r>
      <w:r>
        <w:rPr>
          <w:rFonts w:ascii="Times New Roman" w:hAnsi="Times New Roman" w:cs="Times New Roman"/>
          <w:sz w:val="24"/>
          <w:szCs w:val="24"/>
        </w:rPr>
        <w:t>n</w:t>
      </w:r>
      <w:r w:rsidRPr="008D7743">
        <w:rPr>
          <w:rFonts w:ascii="Times New Roman" w:hAnsi="Times New Roman" w:cs="Times New Roman"/>
          <w:sz w:val="24"/>
          <w:szCs w:val="24"/>
        </w:rPr>
        <w:t xml:space="preserve"> internal “self-correcting” algorithm </w:t>
      </w:r>
      <w:r>
        <w:rPr>
          <w:rFonts w:ascii="Times New Roman" w:hAnsi="Times New Roman" w:cs="Times New Roman"/>
          <w:sz w:val="24"/>
          <w:szCs w:val="24"/>
        </w:rPr>
        <w:t xml:space="preserve">will </w:t>
      </w:r>
      <w:r w:rsidRPr="008D7743">
        <w:rPr>
          <w:rFonts w:ascii="Times New Roman" w:hAnsi="Times New Roman" w:cs="Times New Roman"/>
          <w:sz w:val="24"/>
          <w:szCs w:val="24"/>
        </w:rPr>
        <w:t>verif</w:t>
      </w:r>
      <w:r>
        <w:rPr>
          <w:rFonts w:ascii="Times New Roman" w:hAnsi="Times New Roman" w:cs="Times New Roman"/>
          <w:sz w:val="24"/>
          <w:szCs w:val="24"/>
        </w:rPr>
        <w:t>y</w:t>
      </w:r>
      <w:r w:rsidRPr="008D7743">
        <w:rPr>
          <w:rFonts w:ascii="Times New Roman" w:hAnsi="Times New Roman" w:cs="Times New Roman"/>
          <w:sz w:val="24"/>
          <w:szCs w:val="24"/>
        </w:rPr>
        <w:t xml:space="preserve"> whether the partial pixel is within the ROI or not, thus it is relatively safe to assume that it neither overestimate nor underestimate the ROI computed.</w:t>
      </w:r>
    </w:p>
    <w:p w:rsidR="000438D3" w:rsidRPr="008D7743" w:rsidRDefault="000438D3" w:rsidP="00361850">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Once the binary mask is created, entries containing ones represent the area of the </w:t>
      </w:r>
      <w:r>
        <w:rPr>
          <w:rFonts w:ascii="Times New Roman" w:hAnsi="Times New Roman" w:cs="Times New Roman"/>
          <w:sz w:val="24"/>
          <w:szCs w:val="24"/>
        </w:rPr>
        <w:t>polygon</w:t>
      </w:r>
      <w:r w:rsidRPr="008D7743">
        <w:rPr>
          <w:rFonts w:ascii="Times New Roman" w:hAnsi="Times New Roman" w:cs="Times New Roman"/>
          <w:sz w:val="24"/>
          <w:szCs w:val="24"/>
        </w:rPr>
        <w:t xml:space="preserve"> at each slice. Then a sum of all the entries containing </w:t>
      </w:r>
      <w:r>
        <w:rPr>
          <w:rFonts w:ascii="Times New Roman" w:hAnsi="Times New Roman" w:cs="Times New Roman"/>
          <w:sz w:val="24"/>
          <w:szCs w:val="24"/>
        </w:rPr>
        <w:t>Ones of all slices’ masks</w:t>
      </w:r>
      <w:r w:rsidRPr="008D7743">
        <w:rPr>
          <w:rFonts w:ascii="Times New Roman" w:hAnsi="Times New Roman" w:cs="Times New Roman"/>
          <w:sz w:val="24"/>
          <w:szCs w:val="24"/>
        </w:rPr>
        <w:t xml:space="preserve"> (integrating along SA slice by slice, using fact 7) will represent approx</w:t>
      </w:r>
      <w:r>
        <w:rPr>
          <w:rFonts w:ascii="Times New Roman" w:hAnsi="Times New Roman" w:cs="Times New Roman"/>
          <w:sz w:val="24"/>
          <w:szCs w:val="24"/>
        </w:rPr>
        <w:t>imately the number of pixels that fill</w:t>
      </w:r>
      <w:r w:rsidRPr="008D7743">
        <w:rPr>
          <w:rFonts w:ascii="Times New Roman" w:hAnsi="Times New Roman" w:cs="Times New Roman"/>
          <w:sz w:val="24"/>
          <w:szCs w:val="24"/>
        </w:rPr>
        <w:t xml:space="preserve"> the shape. Multiplying the number of pixels </w:t>
      </w:r>
      <w:r>
        <w:rPr>
          <w:rFonts w:ascii="Times New Roman" w:hAnsi="Times New Roman" w:cs="Times New Roman"/>
          <w:sz w:val="24"/>
          <w:szCs w:val="24"/>
        </w:rPr>
        <w:t>estimated</w:t>
      </w:r>
      <w:r w:rsidRPr="008D7743">
        <w:rPr>
          <w:rFonts w:ascii="Times New Roman" w:hAnsi="Times New Roman" w:cs="Times New Roman"/>
          <w:sz w:val="24"/>
          <w:szCs w:val="24"/>
        </w:rPr>
        <w:t xml:space="preserve"> with the volume of one unique pixel will result in finding the volume of the cavity, in units of pixels, which is then converted into milliliters or micro liters depending on the subject’s species type.  This is how </w:t>
      </w:r>
      <w:r>
        <w:rPr>
          <w:rFonts w:ascii="Times New Roman" w:hAnsi="Times New Roman" w:cs="Times New Roman"/>
          <w:sz w:val="24"/>
          <w:szCs w:val="24"/>
        </w:rPr>
        <w:t>any</w:t>
      </w:r>
      <w:r w:rsidRPr="008D7743">
        <w:rPr>
          <w:rFonts w:ascii="Times New Roman" w:hAnsi="Times New Roman" w:cs="Times New Roman"/>
          <w:sz w:val="24"/>
          <w:szCs w:val="24"/>
        </w:rPr>
        <w:t xml:space="preserve"> </w:t>
      </w:r>
      <w:r>
        <w:rPr>
          <w:rFonts w:ascii="Times New Roman" w:hAnsi="Times New Roman" w:cs="Times New Roman"/>
          <w:sz w:val="24"/>
          <w:szCs w:val="24"/>
        </w:rPr>
        <w:t>volume calculations</w:t>
      </w:r>
      <w:r w:rsidRPr="008D7743">
        <w:rPr>
          <w:rFonts w:ascii="Times New Roman" w:hAnsi="Times New Roman" w:cs="Times New Roman"/>
          <w:sz w:val="24"/>
          <w:szCs w:val="24"/>
        </w:rPr>
        <w:t xml:space="preserve"> are </w:t>
      </w:r>
      <w:r>
        <w:rPr>
          <w:rFonts w:ascii="Times New Roman" w:hAnsi="Times New Roman" w:cs="Times New Roman"/>
          <w:sz w:val="24"/>
          <w:szCs w:val="24"/>
        </w:rPr>
        <w:t>de in this program</w:t>
      </w:r>
      <w:r w:rsidRPr="008D7743">
        <w:rPr>
          <w:rFonts w:ascii="Times New Roman" w:hAnsi="Times New Roman" w:cs="Times New Roman"/>
          <w:sz w:val="24"/>
          <w:szCs w:val="24"/>
        </w:rPr>
        <w:t xml:space="preserve">, </w:t>
      </w:r>
      <w:r>
        <w:rPr>
          <w:rFonts w:ascii="Times New Roman" w:hAnsi="Times New Roman" w:cs="Times New Roman"/>
          <w:sz w:val="24"/>
          <w:szCs w:val="24"/>
        </w:rPr>
        <w:t>using in this case radii unaffected by Wall Thickening at</w:t>
      </w:r>
      <w:r w:rsidRPr="008D7743">
        <w:rPr>
          <w:rFonts w:ascii="Times New Roman" w:hAnsi="Times New Roman" w:cs="Times New Roman"/>
          <w:sz w:val="24"/>
          <w:szCs w:val="24"/>
        </w:rPr>
        <w:t xml:space="preserve"> each phase. The troke volume can be calculated at this point; it is defined as the positive difference between the ED and ES volumes: </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SV= EDV-ESV.</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Also the Ejection Fraction is defined by the ratio of the Stroke Volume to the End Diastole Volume:  </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EF (%) = (SV/EDV)*100       or        EF (%) = (EDV-ESV/EDV)*100</w:t>
      </w:r>
    </w:p>
    <w:p w:rsidR="000438D3" w:rsidRPr="008D7743" w:rsidRDefault="000438D3" w:rsidP="00A25738">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However, the values computed show an under estimation of a large degree </w:t>
      </w:r>
      <w:r>
        <w:rPr>
          <w:rFonts w:ascii="Times New Roman" w:hAnsi="Times New Roman" w:cs="Times New Roman"/>
          <w:sz w:val="24"/>
          <w:szCs w:val="24"/>
        </w:rPr>
        <w:t>in comparison with the results derived in</w:t>
      </w:r>
      <w:r w:rsidRPr="008D7743">
        <w:rPr>
          <w:rFonts w:ascii="Times New Roman" w:hAnsi="Times New Roman" w:cs="Times New Roman"/>
          <w:sz w:val="24"/>
          <w:szCs w:val="24"/>
        </w:rPr>
        <w:t xml:space="preserve"> 4DM. </w:t>
      </w:r>
    </w:p>
    <w:p w:rsidR="000438D3" w:rsidRPr="008D7743" w:rsidRDefault="000438D3" w:rsidP="00D618C6">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Essentially, the </w:t>
      </w:r>
      <w:r>
        <w:rPr>
          <w:rFonts w:ascii="Times New Roman" w:hAnsi="Times New Roman" w:cs="Times New Roman"/>
          <w:sz w:val="24"/>
          <w:szCs w:val="24"/>
        </w:rPr>
        <w:t xml:space="preserve">need </w:t>
      </w:r>
      <w:r w:rsidRPr="008D7743">
        <w:rPr>
          <w:rFonts w:ascii="Times New Roman" w:hAnsi="Times New Roman" w:cs="Times New Roman"/>
          <w:sz w:val="24"/>
          <w:szCs w:val="24"/>
        </w:rPr>
        <w:t xml:space="preserve">of the </w:t>
      </w:r>
      <w:r>
        <w:rPr>
          <w:rFonts w:ascii="Times New Roman" w:hAnsi="Times New Roman" w:cs="Times New Roman"/>
          <w:sz w:val="24"/>
          <w:szCs w:val="24"/>
        </w:rPr>
        <w:t xml:space="preserve">currently </w:t>
      </w:r>
      <w:r w:rsidRPr="008D7743">
        <w:rPr>
          <w:rFonts w:ascii="Times New Roman" w:hAnsi="Times New Roman" w:cs="Times New Roman"/>
          <w:sz w:val="24"/>
          <w:szCs w:val="24"/>
        </w:rPr>
        <w:t>rough volume calculations is to guess what frames represent the ED and ES frames to carry on with the next step.</w:t>
      </w: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AF4772">
      <w:pPr>
        <w:pStyle w:val="ListParagraph"/>
        <w:numPr>
          <w:ilvl w:val="0"/>
          <w:numId w:val="11"/>
        </w:numPr>
        <w:tabs>
          <w:tab w:val="num" w:pos="-1430"/>
        </w:tabs>
        <w:ind w:left="1440"/>
        <w:rPr>
          <w:rFonts w:ascii="Times New Roman" w:hAnsi="Times New Roman" w:cs="Times New Roman"/>
          <w:i/>
          <w:sz w:val="28"/>
          <w:szCs w:val="28"/>
          <w:u w:val="single"/>
        </w:rPr>
      </w:pPr>
      <w:r>
        <w:rPr>
          <w:noProof/>
          <w:lang w:val="en-CA" w:eastAsia="en-CA"/>
        </w:rPr>
        <w:pict>
          <v:shape id="_x0000_s1070" type="#_x0000_t75" style="position:absolute;left:0;text-align:left;margin-left:313.5pt;margin-top:24.65pt;width:224.45pt;height:208.5pt;z-index:251668992">
            <v:imagedata r:id="rId35" o:title=""/>
            <w10:wrap type="square"/>
          </v:shape>
        </w:pict>
      </w:r>
      <w:r w:rsidRPr="008D7743">
        <w:rPr>
          <w:rFonts w:ascii="Times New Roman" w:hAnsi="Times New Roman" w:cs="Times New Roman"/>
          <w:i/>
          <w:sz w:val="28"/>
          <w:szCs w:val="28"/>
          <w:u w:val="single"/>
        </w:rPr>
        <w:t>Calculating Wall Thickening by Iteration:</w:t>
      </w:r>
      <w:r w:rsidRPr="00D13486">
        <w:rPr>
          <w:snapToGrid w:val="0"/>
          <w:color w:val="000000"/>
          <w:w w:val="0"/>
          <w:sz w:val="2"/>
          <w:u w:color="000000"/>
          <w:bdr w:val="none" w:sz="0" w:space="0" w:color="000000"/>
          <w:shd w:val="clear" w:color="000000" w:fill="000000"/>
        </w:rPr>
        <w:t xml:space="preserve"> </w:t>
      </w:r>
    </w:p>
    <w:p w:rsidR="000438D3" w:rsidRPr="008D7743" w:rsidRDefault="000438D3" w:rsidP="004E68D5">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Finding the ED frame is an easy </w:t>
      </w:r>
      <w:r>
        <w:rPr>
          <w:rFonts w:ascii="Times New Roman" w:hAnsi="Times New Roman" w:cs="Times New Roman"/>
          <w:sz w:val="24"/>
          <w:szCs w:val="24"/>
        </w:rPr>
        <w:t>conjecture</w:t>
      </w:r>
      <w:r w:rsidRPr="008D7743">
        <w:rPr>
          <w:rFonts w:ascii="Times New Roman" w:hAnsi="Times New Roman" w:cs="Times New Roman"/>
          <w:sz w:val="24"/>
          <w:szCs w:val="24"/>
        </w:rPr>
        <w:t>, it is determined by the frame that represents the highest estimated volume, from Fact 1.</w:t>
      </w:r>
      <w:r w:rsidRPr="008D774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0438D3" w:rsidRDefault="000438D3" w:rsidP="00361850">
      <w:pPr>
        <w:pStyle w:val="ListParagraph"/>
        <w:ind w:left="1440"/>
        <w:rPr>
          <w:rFonts w:ascii="Times New Roman" w:hAnsi="Times New Roman" w:cs="Times New Roman"/>
          <w:sz w:val="24"/>
          <w:szCs w:val="24"/>
        </w:rPr>
      </w:pPr>
      <w:r>
        <w:rPr>
          <w:rFonts w:ascii="Times New Roman" w:hAnsi="Times New Roman" w:cs="Times New Roman"/>
          <w:sz w:val="24"/>
          <w:szCs w:val="24"/>
        </w:rPr>
        <w:t>he radii values stored are measured up to the mid myocardium. A</w:t>
      </w:r>
      <w:r w:rsidRPr="008D7743">
        <w:rPr>
          <w:rFonts w:ascii="Times New Roman" w:hAnsi="Times New Roman" w:cs="Times New Roman"/>
          <w:sz w:val="24"/>
          <w:szCs w:val="24"/>
        </w:rPr>
        <w:t xml:space="preserve"> small assumption is made</w:t>
      </w:r>
      <w:r>
        <w:rPr>
          <w:rFonts w:ascii="Times New Roman" w:hAnsi="Times New Roman" w:cs="Times New Roman"/>
          <w:sz w:val="24"/>
          <w:szCs w:val="24"/>
        </w:rPr>
        <w:t xml:space="preserve">: </w:t>
      </w:r>
      <w:r w:rsidRPr="008D7743">
        <w:rPr>
          <w:rFonts w:ascii="Times New Roman" w:hAnsi="Times New Roman" w:cs="Times New Roman"/>
          <w:sz w:val="24"/>
          <w:szCs w:val="24"/>
        </w:rPr>
        <w:t>the inner (Endo) wall and the outer (Epi) wall border are equidistant to the mid myocardium line</w:t>
      </w:r>
      <w:r>
        <w:rPr>
          <w:rFonts w:ascii="Times New Roman" w:hAnsi="Times New Roman" w:cs="Times New Roman"/>
          <w:sz w:val="24"/>
          <w:szCs w:val="24"/>
        </w:rPr>
        <w:t>, thus the Endocardium and Epicardium wall thicknesses are both equal to half the total wall thickness at each frame.</w:t>
      </w:r>
    </w:p>
    <w:p w:rsidR="000438D3" w:rsidRDefault="000438D3" w:rsidP="00562467">
      <w:pPr>
        <w:pStyle w:val="ListParagraph"/>
        <w:ind w:left="1440"/>
        <w:rPr>
          <w:rFonts w:ascii="Times New Roman" w:hAnsi="Times New Roman" w:cs="Times New Roman"/>
          <w:sz w:val="24"/>
          <w:szCs w:val="24"/>
        </w:rPr>
      </w:pPr>
      <w:r>
        <w:rPr>
          <w:rFonts w:ascii="Times New Roman" w:hAnsi="Times New Roman" w:cs="Times New Roman"/>
          <w:sz w:val="24"/>
          <w:szCs w:val="24"/>
        </w:rPr>
        <w:t>( Epi WT = Endo WT= total WT/2)</w:t>
      </w:r>
    </w:p>
    <w:p w:rsidR="000438D3" w:rsidRDefault="000438D3" w:rsidP="00562467">
      <w:pPr>
        <w:pStyle w:val="ListParagraph"/>
        <w:ind w:left="1440"/>
        <w:rPr>
          <w:rFonts w:ascii="Times New Roman" w:hAnsi="Times New Roman" w:cs="Times New Roman"/>
          <w:i/>
          <w:iCs/>
          <w:sz w:val="24"/>
          <w:szCs w:val="24"/>
        </w:rPr>
      </w:pPr>
      <w:r w:rsidRPr="00224227">
        <w:rPr>
          <w:rFonts w:ascii="Times New Roman" w:hAnsi="Times New Roman" w:cs="Times New Roman"/>
          <w:i/>
          <w:iCs/>
          <w:sz w:val="24"/>
          <w:szCs w:val="24"/>
        </w:rPr>
        <w:t xml:space="preserve"> Note: Figure on the right is a representative drawing of a</w:t>
      </w:r>
      <w:r>
        <w:rPr>
          <w:rFonts w:ascii="Times New Roman" w:hAnsi="Times New Roman" w:cs="Times New Roman"/>
          <w:i/>
          <w:iCs/>
          <w:sz w:val="24"/>
          <w:szCs w:val="24"/>
        </w:rPr>
        <w:t xml:space="preserve"> SAs</w:t>
      </w:r>
      <w:r w:rsidRPr="00224227">
        <w:rPr>
          <w:rFonts w:ascii="Times New Roman" w:hAnsi="Times New Roman" w:cs="Times New Roman"/>
          <w:i/>
          <w:iCs/>
          <w:sz w:val="24"/>
          <w:szCs w:val="24"/>
        </w:rPr>
        <w:t xml:space="preserve"> slice not a real image.</w:t>
      </w:r>
    </w:p>
    <w:p w:rsidR="000438D3" w:rsidRPr="00224227" w:rsidRDefault="000438D3" w:rsidP="00562467">
      <w:pPr>
        <w:pStyle w:val="ListParagraph"/>
        <w:ind w:left="1440"/>
        <w:rPr>
          <w:rFonts w:ascii="Times New Roman" w:hAnsi="Times New Roman" w:cs="Times New Roman"/>
          <w:i/>
          <w:iCs/>
          <w:sz w:val="24"/>
          <w:szCs w:val="24"/>
        </w:rPr>
      </w:pPr>
    </w:p>
    <w:p w:rsidR="000438D3" w:rsidRDefault="000438D3" w:rsidP="00A871C0">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Since no pre-existing Wall Thickening measurement algorithm </w:t>
      </w:r>
      <w:r>
        <w:rPr>
          <w:rFonts w:ascii="Times New Roman" w:hAnsi="Times New Roman" w:cs="Times New Roman"/>
          <w:sz w:val="24"/>
          <w:szCs w:val="24"/>
        </w:rPr>
        <w:t>was</w:t>
      </w:r>
      <w:r w:rsidRPr="008D7743">
        <w:rPr>
          <w:rFonts w:ascii="Times New Roman" w:hAnsi="Times New Roman" w:cs="Times New Roman"/>
          <w:sz w:val="24"/>
          <w:szCs w:val="24"/>
        </w:rPr>
        <w:t xml:space="preserve"> available on hand</w:t>
      </w:r>
      <w:r>
        <w:rPr>
          <w:rFonts w:ascii="Times New Roman" w:hAnsi="Times New Roman" w:cs="Times New Roman"/>
          <w:sz w:val="24"/>
          <w:szCs w:val="24"/>
        </w:rPr>
        <w:t>, I had to develop my own one</w:t>
      </w:r>
      <w:r w:rsidRPr="008D7743">
        <w:rPr>
          <w:rFonts w:ascii="Times New Roman" w:hAnsi="Times New Roman" w:cs="Times New Roman"/>
          <w:sz w:val="24"/>
          <w:szCs w:val="24"/>
        </w:rPr>
        <w:t xml:space="preserve">. An iterative approach is sought. Using all </w:t>
      </w:r>
      <w:r>
        <w:rPr>
          <w:rFonts w:ascii="Times New Roman" w:hAnsi="Times New Roman" w:cs="Times New Roman"/>
          <w:sz w:val="24"/>
          <w:szCs w:val="24"/>
        </w:rPr>
        <w:t xml:space="preserve">the </w:t>
      </w:r>
      <w:r w:rsidRPr="008D7743">
        <w:rPr>
          <w:rFonts w:ascii="Times New Roman" w:hAnsi="Times New Roman" w:cs="Times New Roman"/>
          <w:sz w:val="24"/>
          <w:szCs w:val="24"/>
        </w:rPr>
        <w:t xml:space="preserve">data stored </w:t>
      </w:r>
      <w:r>
        <w:rPr>
          <w:rFonts w:ascii="Times New Roman" w:hAnsi="Times New Roman" w:cs="Times New Roman"/>
          <w:sz w:val="24"/>
          <w:szCs w:val="24"/>
        </w:rPr>
        <w:t>at</w:t>
      </w:r>
      <w:r w:rsidRPr="008D7743">
        <w:rPr>
          <w:rFonts w:ascii="Times New Roman" w:hAnsi="Times New Roman" w:cs="Times New Roman"/>
          <w:sz w:val="24"/>
          <w:szCs w:val="24"/>
        </w:rPr>
        <w:t xml:space="preserve"> the ED frame, </w:t>
      </w:r>
      <w:r>
        <w:rPr>
          <w:rFonts w:ascii="Times New Roman" w:hAnsi="Times New Roman" w:cs="Times New Roman"/>
          <w:sz w:val="24"/>
          <w:szCs w:val="24"/>
        </w:rPr>
        <w:t>I</w:t>
      </w:r>
      <w:r w:rsidRPr="008D7743">
        <w:rPr>
          <w:rFonts w:ascii="Times New Roman" w:hAnsi="Times New Roman" w:cs="Times New Roman"/>
          <w:sz w:val="24"/>
          <w:szCs w:val="24"/>
        </w:rPr>
        <w:t xml:space="preserve"> aimed to calculate the volume of the myocardium wall using the same volume calculating algorithm</w:t>
      </w:r>
      <w:r>
        <w:rPr>
          <w:rFonts w:ascii="Times New Roman" w:hAnsi="Times New Roman" w:cs="Times New Roman"/>
          <w:sz w:val="24"/>
          <w:szCs w:val="24"/>
        </w:rPr>
        <w:t>,</w:t>
      </w:r>
      <w:r w:rsidRPr="008D7743">
        <w:rPr>
          <w:rFonts w:ascii="Times New Roman" w:hAnsi="Times New Roman" w:cs="Times New Roman"/>
          <w:sz w:val="24"/>
          <w:szCs w:val="24"/>
        </w:rPr>
        <w:t xml:space="preserve"> </w:t>
      </w:r>
      <w:r>
        <w:rPr>
          <w:rFonts w:ascii="Times New Roman" w:hAnsi="Times New Roman" w:cs="Times New Roman"/>
          <w:sz w:val="24"/>
          <w:szCs w:val="24"/>
        </w:rPr>
        <w:t>and</w:t>
      </w:r>
      <w:r w:rsidRPr="008D7743">
        <w:rPr>
          <w:rFonts w:ascii="Times New Roman" w:hAnsi="Times New Roman" w:cs="Times New Roman"/>
          <w:sz w:val="24"/>
          <w:szCs w:val="24"/>
        </w:rPr>
        <w:t xml:space="preserve"> both of these sets of radii: the inner wall radii and outer wall radii. </w:t>
      </w:r>
    </w:p>
    <w:p w:rsidR="000438D3" w:rsidRPr="008D7743" w:rsidRDefault="000438D3" w:rsidP="00A871C0">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Subtracting the Endo WT from the mid myocardium radii at each frame results in finding the radii defining the inner wall contour, thus the borders of the LV</w:t>
      </w:r>
      <w:r>
        <w:rPr>
          <w:rFonts w:ascii="Times New Roman" w:hAnsi="Times New Roman" w:cs="Times New Roman"/>
          <w:sz w:val="24"/>
          <w:szCs w:val="24"/>
        </w:rPr>
        <w:t xml:space="preserve"> cavity. In addition,</w:t>
      </w:r>
      <w:r w:rsidRPr="008D7743">
        <w:rPr>
          <w:rFonts w:ascii="Times New Roman" w:hAnsi="Times New Roman" w:cs="Times New Roman"/>
          <w:sz w:val="24"/>
          <w:szCs w:val="24"/>
        </w:rPr>
        <w:t xml:space="preserve"> adding the Epi WT to the mid myocardium radii, at each frame, results in getting the radii defining the outer wall contour, thus the circumference of the LV.</w:t>
      </w:r>
      <w:r>
        <w:rPr>
          <w:rFonts w:ascii="Times New Roman" w:hAnsi="Times New Roman" w:cs="Times New Roman"/>
          <w:sz w:val="24"/>
          <w:szCs w:val="24"/>
        </w:rPr>
        <w:t xml:space="preserve"> Applying the volume calculating algorithm</w:t>
      </w:r>
      <w:r w:rsidRPr="008D7743">
        <w:rPr>
          <w:rFonts w:ascii="Times New Roman" w:hAnsi="Times New Roman" w:cs="Times New Roman"/>
          <w:sz w:val="24"/>
          <w:szCs w:val="24"/>
        </w:rPr>
        <w:t xml:space="preserve"> leads in finding </w:t>
      </w:r>
      <w:r>
        <w:rPr>
          <w:rFonts w:ascii="Times New Roman" w:hAnsi="Times New Roman" w:cs="Times New Roman"/>
          <w:sz w:val="24"/>
          <w:szCs w:val="24"/>
        </w:rPr>
        <w:t xml:space="preserve">respectively </w:t>
      </w:r>
      <w:r w:rsidRPr="008D7743">
        <w:rPr>
          <w:rFonts w:ascii="Times New Roman" w:hAnsi="Times New Roman" w:cs="Times New Roman"/>
          <w:sz w:val="24"/>
          <w:szCs w:val="24"/>
        </w:rPr>
        <w:t xml:space="preserve">the cavity volume as well as a total volume of the LV at the ED frame.  The myocardium wall volume is then computed by subtracting the first smaller volume from the second larger volume. </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The wall volume calculated is assumed to be the real and constant volume of the myocardium wall throughout all the phases (Fact 5) even though another small assumption is made regarding the Wall Thickness at that level. </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It is assumed, for now, that the Wall Thickness is uniform all over the myocardium wall, and its value at end d</w:t>
      </w:r>
      <w:r>
        <w:rPr>
          <w:rFonts w:ascii="Times New Roman" w:hAnsi="Times New Roman" w:cs="Times New Roman"/>
          <w:sz w:val="24"/>
          <w:szCs w:val="24"/>
        </w:rPr>
        <w:t>iastole is a specific clinical</w:t>
      </w:r>
      <w:r w:rsidRPr="008D7743">
        <w:rPr>
          <w:rFonts w:ascii="Times New Roman" w:hAnsi="Times New Roman" w:cs="Times New Roman"/>
          <w:sz w:val="24"/>
          <w:szCs w:val="24"/>
        </w:rPr>
        <w:t xml:space="preserve"> averaged value depending on the species type of the subject studied. For example, at End Diastole, a human LV wall is assumed to be 10mm thick, a rat’s WT of 1mm, a mouse’s WT of 0.5mm and so on.</w:t>
      </w:r>
    </w:p>
    <w:p w:rsidR="000438D3" w:rsidRPr="008D7743" w:rsidRDefault="000438D3" w:rsidP="00FA0AE4">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Understanding Fact 2, this WT value is considered as the minimum </w:t>
      </w:r>
      <w:r>
        <w:rPr>
          <w:rFonts w:ascii="Times New Roman" w:hAnsi="Times New Roman" w:cs="Times New Roman"/>
          <w:sz w:val="24"/>
          <w:szCs w:val="24"/>
        </w:rPr>
        <w:t>WT value</w:t>
      </w:r>
      <w:r w:rsidRPr="008D7743">
        <w:rPr>
          <w:rFonts w:ascii="Times New Roman" w:hAnsi="Times New Roman" w:cs="Times New Roman"/>
          <w:sz w:val="24"/>
          <w:szCs w:val="24"/>
        </w:rPr>
        <w:t xml:space="preserve">, and thus a starting point to calculating the other WT </w:t>
      </w:r>
      <w:r>
        <w:rPr>
          <w:rFonts w:ascii="Times New Roman" w:hAnsi="Times New Roman" w:cs="Times New Roman"/>
          <w:sz w:val="24"/>
          <w:szCs w:val="24"/>
        </w:rPr>
        <w:t xml:space="preserve">values </w:t>
      </w:r>
      <w:r w:rsidRPr="008D7743">
        <w:rPr>
          <w:rFonts w:ascii="Times New Roman" w:hAnsi="Times New Roman" w:cs="Times New Roman"/>
          <w:sz w:val="24"/>
          <w:szCs w:val="24"/>
        </w:rPr>
        <w:t>for the other phases of the cycle.</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Ha</w:t>
      </w:r>
      <w:r>
        <w:rPr>
          <w:rFonts w:ascii="Times New Roman" w:hAnsi="Times New Roman" w:cs="Times New Roman"/>
          <w:sz w:val="24"/>
          <w:szCs w:val="24"/>
        </w:rPr>
        <w:t>ving at this point the assumed real, precise</w:t>
      </w:r>
      <w:r w:rsidRPr="008D7743">
        <w:rPr>
          <w:rFonts w:ascii="Times New Roman" w:hAnsi="Times New Roman" w:cs="Times New Roman"/>
          <w:sz w:val="24"/>
          <w:szCs w:val="24"/>
        </w:rPr>
        <w:t xml:space="preserve"> and constant volume of the myocardium wall, the mid myocardium radii for all phases and the minimum starting point for the wall thickening, an algorithm is created that does the following process for each frame:</w:t>
      </w:r>
    </w:p>
    <w:p w:rsidR="000438D3" w:rsidRPr="008D7743" w:rsidRDefault="000438D3" w:rsidP="00EF2EFA">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For each set of radii at each frame, starting with the minimum value of the WT (i.e. the ED WT using fact 1) and iteratively increasing it with a growing step size on each iterative c</w:t>
      </w:r>
      <w:r>
        <w:rPr>
          <w:rFonts w:ascii="Times New Roman" w:hAnsi="Times New Roman" w:cs="Times New Roman"/>
          <w:sz w:val="24"/>
          <w:szCs w:val="24"/>
        </w:rPr>
        <w:t>all, the function calculates a trial</w:t>
      </w:r>
      <w:r w:rsidRPr="008D7743">
        <w:rPr>
          <w:rFonts w:ascii="Times New Roman" w:hAnsi="Times New Roman" w:cs="Times New Roman"/>
          <w:sz w:val="24"/>
          <w:szCs w:val="24"/>
        </w:rPr>
        <w:t xml:space="preserve"> wall volume by means of the process described above, using the updated radii</w:t>
      </w:r>
      <w:r>
        <w:rPr>
          <w:rFonts w:ascii="Times New Roman" w:hAnsi="Times New Roman" w:cs="Times New Roman"/>
          <w:sz w:val="24"/>
          <w:szCs w:val="24"/>
        </w:rPr>
        <w:t xml:space="preserve"> (i.e. radii from which the WT was subtracted)</w:t>
      </w:r>
      <w:r w:rsidRPr="008D7743">
        <w:rPr>
          <w:rFonts w:ascii="Times New Roman" w:hAnsi="Times New Roman" w:cs="Times New Roman"/>
          <w:sz w:val="24"/>
          <w:szCs w:val="24"/>
        </w:rPr>
        <w:t>. The calculated wall volume will grow in a loop unti</w:t>
      </w:r>
      <w:r>
        <w:rPr>
          <w:rFonts w:ascii="Times New Roman" w:hAnsi="Times New Roman" w:cs="Times New Roman"/>
          <w:sz w:val="24"/>
          <w:szCs w:val="24"/>
        </w:rPr>
        <w:t>l it becomes equal to the assumed real</w:t>
      </w:r>
      <w:r w:rsidRPr="008D7743">
        <w:rPr>
          <w:rFonts w:ascii="Times New Roman" w:hAnsi="Times New Roman" w:cs="Times New Roman"/>
          <w:sz w:val="24"/>
          <w:szCs w:val="24"/>
        </w:rPr>
        <w:t xml:space="preserve"> constant wall volume pre-calculated at the ED. At this point, the function will return the current wall thickening value used with that set of radii that gave the best match, and stores it in a variable for later use. This is the iterative approach of calculating the wall thickening. Another theory sought is to divide the constant wall volume by the surface area of the model at each frame, and</w:t>
      </w:r>
      <w:r>
        <w:rPr>
          <w:rFonts w:ascii="Times New Roman" w:hAnsi="Times New Roman" w:cs="Times New Roman"/>
          <w:sz w:val="24"/>
          <w:szCs w:val="24"/>
        </w:rPr>
        <w:t xml:space="preserve"> thus</w:t>
      </w:r>
      <w:r w:rsidRPr="008D7743">
        <w:rPr>
          <w:rFonts w:ascii="Times New Roman" w:hAnsi="Times New Roman" w:cs="Times New Roman"/>
          <w:sz w:val="24"/>
          <w:szCs w:val="24"/>
        </w:rPr>
        <w:t xml:space="preserve"> acquiring the wall thickness</w:t>
      </w:r>
      <w:r>
        <w:rPr>
          <w:rFonts w:ascii="Times New Roman" w:hAnsi="Times New Roman" w:cs="Times New Roman"/>
          <w:sz w:val="24"/>
          <w:szCs w:val="24"/>
        </w:rPr>
        <w:t xml:space="preserve"> instantly</w:t>
      </w:r>
      <w:r w:rsidRPr="008D7743">
        <w:rPr>
          <w:rFonts w:ascii="Times New Roman" w:hAnsi="Times New Roman" w:cs="Times New Roman"/>
          <w:sz w:val="24"/>
          <w:szCs w:val="24"/>
        </w:rPr>
        <w:t>, yet the sur</w:t>
      </w:r>
      <w:r>
        <w:rPr>
          <w:rFonts w:ascii="Times New Roman" w:hAnsi="Times New Roman" w:cs="Times New Roman"/>
          <w:sz w:val="24"/>
          <w:szCs w:val="24"/>
        </w:rPr>
        <w:t xml:space="preserve">face area calculation is harder </w:t>
      </w:r>
      <w:r w:rsidRPr="008D7743">
        <w:rPr>
          <w:rFonts w:ascii="Times New Roman" w:hAnsi="Times New Roman" w:cs="Times New Roman"/>
          <w:sz w:val="24"/>
          <w:szCs w:val="24"/>
        </w:rPr>
        <w:t>due to the limitations of the resolution of the PET perfusion scans</w:t>
      </w:r>
      <w:r>
        <w:rPr>
          <w:rFonts w:ascii="Times New Roman" w:hAnsi="Times New Roman" w:cs="Times New Roman"/>
          <w:sz w:val="24"/>
          <w:szCs w:val="24"/>
        </w:rPr>
        <w:t xml:space="preserve"> such as partial volume loss</w:t>
      </w:r>
      <w:r w:rsidRPr="008D7743">
        <w:rPr>
          <w:rFonts w:ascii="Times New Roman" w:hAnsi="Times New Roman" w:cs="Times New Roman"/>
          <w:sz w:val="24"/>
          <w:szCs w:val="24"/>
        </w:rPr>
        <w:t>.</w:t>
      </w:r>
    </w:p>
    <w:p w:rsidR="000438D3" w:rsidRPr="008D7743" w:rsidRDefault="000438D3" w:rsidP="00915B7A">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 xml:space="preserve">Either way, the wall thickening is still </w:t>
      </w:r>
      <w:r>
        <w:rPr>
          <w:rFonts w:ascii="Times New Roman" w:hAnsi="Times New Roman" w:cs="Times New Roman"/>
          <w:sz w:val="24"/>
          <w:szCs w:val="24"/>
        </w:rPr>
        <w:t>assumed</w:t>
      </w:r>
      <w:r w:rsidRPr="008D7743">
        <w:rPr>
          <w:rFonts w:ascii="Times New Roman" w:hAnsi="Times New Roman" w:cs="Times New Roman"/>
          <w:sz w:val="24"/>
          <w:szCs w:val="24"/>
        </w:rPr>
        <w:t xml:space="preserve"> uniform at all </w:t>
      </w:r>
      <w:r>
        <w:rPr>
          <w:rFonts w:ascii="Times New Roman" w:hAnsi="Times New Roman" w:cs="Times New Roman"/>
          <w:sz w:val="24"/>
          <w:szCs w:val="24"/>
        </w:rPr>
        <w:t xml:space="preserve">reference </w:t>
      </w:r>
      <w:r w:rsidRPr="008D7743">
        <w:rPr>
          <w:rFonts w:ascii="Times New Roman" w:hAnsi="Times New Roman" w:cs="Times New Roman"/>
          <w:sz w:val="24"/>
          <w:szCs w:val="24"/>
        </w:rPr>
        <w:t>points of the myocardium wall.</w:t>
      </w:r>
    </w:p>
    <w:p w:rsidR="000438D3" w:rsidRPr="008D7743" w:rsidRDefault="000438D3" w:rsidP="008D7743">
      <w:pPr>
        <w:pStyle w:val="ListParagraph"/>
        <w:ind w:left="1440"/>
        <w:rPr>
          <w:rFonts w:ascii="Times New Roman" w:hAnsi="Times New Roman" w:cs="Times New Roman"/>
          <w:sz w:val="24"/>
          <w:szCs w:val="24"/>
        </w:rPr>
      </w:pPr>
    </w:p>
    <w:p w:rsidR="000438D3" w:rsidRPr="008D7743" w:rsidRDefault="000438D3" w:rsidP="00AF4772">
      <w:pPr>
        <w:pStyle w:val="ListParagraph"/>
        <w:numPr>
          <w:ilvl w:val="0"/>
          <w:numId w:val="11"/>
        </w:numPr>
        <w:tabs>
          <w:tab w:val="left" w:pos="0"/>
        </w:tabs>
        <w:ind w:left="1440"/>
        <w:rPr>
          <w:rFonts w:ascii="Times New Roman" w:hAnsi="Times New Roman" w:cs="Times New Roman"/>
          <w:i/>
          <w:sz w:val="28"/>
          <w:szCs w:val="28"/>
          <w:u w:val="single"/>
        </w:rPr>
      </w:pPr>
      <w:r w:rsidRPr="008D7743">
        <w:rPr>
          <w:rFonts w:ascii="Times New Roman" w:hAnsi="Times New Roman" w:cs="Times New Roman"/>
          <w:i/>
          <w:sz w:val="28"/>
          <w:szCs w:val="28"/>
          <w:u w:val="single"/>
        </w:rPr>
        <w:t>Recalculation of volumes and Ejection Fraction considering Wall Thickening effect:</w:t>
      </w:r>
    </w:p>
    <w:p w:rsidR="000438D3" w:rsidRPr="008D7743" w:rsidRDefault="000438D3" w:rsidP="008D7743">
      <w:pPr>
        <w:pStyle w:val="ListParagraph"/>
        <w:ind w:left="1440"/>
        <w:rPr>
          <w:rFonts w:ascii="Times New Roman" w:hAnsi="Times New Roman" w:cs="Times New Roman"/>
          <w:sz w:val="24"/>
          <w:szCs w:val="24"/>
        </w:rPr>
      </w:pPr>
      <w:r w:rsidRPr="008D7743">
        <w:rPr>
          <w:rFonts w:ascii="Times New Roman" w:hAnsi="Times New Roman" w:cs="Times New Roman"/>
          <w:sz w:val="24"/>
          <w:szCs w:val="24"/>
        </w:rPr>
        <w:t>Subtracting the recently calculated Wall Thickening values at each frame from its respective radii set, the volume calculation algorithm is invoked once more, and the new volume results are assumed to be the true volumes of the LV cavity, therefore the amount of blood contained in that cavity at each cardiac phase. A more accurate Ejection Fraction can now be calculated, and the results computed can now be compared with the currently acknowledged program 4DM.</w:t>
      </w:r>
    </w:p>
    <w:p w:rsidR="000438D3" w:rsidRPr="008D7743" w:rsidRDefault="000438D3" w:rsidP="008D7743">
      <w:pPr>
        <w:ind w:left="720"/>
        <w:rPr>
          <w:rFonts w:ascii="Times New Roman" w:hAnsi="Times New Roman" w:cs="Times New Roman"/>
          <w:i/>
          <w:sz w:val="24"/>
          <w:szCs w:val="24"/>
          <w:u w:val="single"/>
        </w:rPr>
      </w:pPr>
      <w:r w:rsidRPr="008D7743">
        <w:rPr>
          <w:rFonts w:ascii="Times New Roman" w:hAnsi="Times New Roman" w:cs="Times New Roman"/>
          <w:i/>
          <w:sz w:val="24"/>
          <w:szCs w:val="24"/>
          <w:u w:val="single"/>
        </w:rPr>
        <w:t>Additional detail on Calculation Methods:</w:t>
      </w:r>
    </w:p>
    <w:p w:rsidR="000438D3" w:rsidRDefault="000438D3" w:rsidP="00001F56">
      <w:pPr>
        <w:ind w:left="720"/>
        <w:rPr>
          <w:rFonts w:ascii="Times New Roman" w:hAnsi="Times New Roman" w:cs="Times New Roman"/>
          <w:sz w:val="24"/>
          <w:szCs w:val="24"/>
        </w:rPr>
      </w:pPr>
      <w:r w:rsidRPr="008D7743">
        <w:rPr>
          <w:rFonts w:ascii="Times New Roman" w:hAnsi="Times New Roman" w:cs="Times New Roman"/>
          <w:sz w:val="24"/>
          <w:szCs w:val="24"/>
        </w:rPr>
        <w:t>FlowQuant assumes a fixed valve plane when computing the volumes, yet it is intended later on to acquire the feature to detect the valve plane location and incline for</w:t>
      </w:r>
      <w:r>
        <w:rPr>
          <w:rFonts w:ascii="Times New Roman" w:hAnsi="Times New Roman" w:cs="Times New Roman"/>
          <w:sz w:val="24"/>
          <w:szCs w:val="24"/>
        </w:rPr>
        <w:t xml:space="preserve"> each frame. FlowQuant used to </w:t>
      </w:r>
      <w:r w:rsidRPr="008D7743">
        <w:rPr>
          <w:rFonts w:ascii="Times New Roman" w:hAnsi="Times New Roman" w:cs="Times New Roman"/>
          <w:sz w:val="24"/>
          <w:szCs w:val="24"/>
        </w:rPr>
        <w:t>crop the edge of the LV at the 18</w:t>
      </w:r>
      <w:r w:rsidRPr="008D7743">
        <w:rPr>
          <w:rFonts w:ascii="Times New Roman" w:hAnsi="Times New Roman" w:cs="Times New Roman"/>
          <w:sz w:val="24"/>
          <w:szCs w:val="24"/>
          <w:vertAlign w:val="superscript"/>
        </w:rPr>
        <w:t>th</w:t>
      </w:r>
      <w:r w:rsidRPr="008D7743">
        <w:rPr>
          <w:rFonts w:ascii="Times New Roman" w:hAnsi="Times New Roman" w:cs="Times New Roman"/>
          <w:sz w:val="24"/>
          <w:szCs w:val="24"/>
        </w:rPr>
        <w:t xml:space="preserve"> Ring from the apex to accommodate the actuality of a moving plane. Yet to compare with 4DM, being mostly manual and taking into account the moving plane, FlowQuant was </w:t>
      </w:r>
      <w:r w:rsidRPr="008D7743">
        <w:rPr>
          <w:rFonts w:ascii="Times New Roman" w:hAnsi="Times New Roman" w:cs="Times New Roman"/>
          <w:i/>
          <w:sz w:val="24"/>
          <w:szCs w:val="24"/>
        </w:rPr>
        <w:t>temporarily</w:t>
      </w:r>
      <w:r w:rsidRPr="008D7743">
        <w:rPr>
          <w:rFonts w:ascii="Times New Roman" w:hAnsi="Times New Roman" w:cs="Times New Roman"/>
          <w:sz w:val="24"/>
          <w:szCs w:val="24"/>
        </w:rPr>
        <w:t xml:space="preserve"> manipulated to run a trial computation of all results for each number of rings from 18 to 24, in order to get more insight on the volume calculation process in 4DM</w:t>
      </w:r>
      <w:r>
        <w:rPr>
          <w:rFonts w:ascii="Times New Roman" w:hAnsi="Times New Roman" w:cs="Times New Roman"/>
          <w:sz w:val="24"/>
          <w:szCs w:val="24"/>
        </w:rPr>
        <w:t xml:space="preserve"> and how t</w:t>
      </w:r>
      <w:r w:rsidRPr="008D7743">
        <w:rPr>
          <w:rFonts w:ascii="Times New Roman" w:hAnsi="Times New Roman" w:cs="Times New Roman"/>
          <w:sz w:val="24"/>
          <w:szCs w:val="24"/>
        </w:rPr>
        <w:t xml:space="preserve">he number of rings considered slightly affects the comparison results as shown later. </w:t>
      </w:r>
    </w:p>
    <w:p w:rsidR="000438D3" w:rsidRDefault="000438D3" w:rsidP="008D7743">
      <w:pPr>
        <w:ind w:left="720"/>
        <w:rPr>
          <w:rFonts w:ascii="Times New Roman" w:hAnsi="Times New Roman" w:cs="Times New Roman"/>
          <w:sz w:val="24"/>
          <w:szCs w:val="24"/>
        </w:rPr>
      </w:pPr>
    </w:p>
    <w:p w:rsidR="000438D3" w:rsidRPr="008D7743" w:rsidRDefault="000438D3" w:rsidP="008D7743">
      <w:pPr>
        <w:ind w:left="720"/>
        <w:rPr>
          <w:rFonts w:ascii="Times New Roman" w:hAnsi="Times New Roman" w:cs="Times New Roman"/>
          <w:sz w:val="24"/>
          <w:szCs w:val="24"/>
        </w:rPr>
      </w:pPr>
    </w:p>
    <w:p w:rsidR="000438D3" w:rsidRPr="008D7743" w:rsidRDefault="000438D3" w:rsidP="008D7743">
      <w:pPr>
        <w:numPr>
          <w:ilvl w:val="0"/>
          <w:numId w:val="7"/>
        </w:numPr>
        <w:tabs>
          <w:tab w:val="clear" w:pos="540"/>
          <w:tab w:val="num" w:pos="1260"/>
        </w:tabs>
        <w:ind w:left="1260"/>
        <w:rPr>
          <w:rFonts w:ascii="Times New Roman" w:hAnsi="Times New Roman" w:cs="Times New Roman"/>
          <w:b/>
          <w:kern w:val="32"/>
          <w:sz w:val="36"/>
          <w:szCs w:val="36"/>
          <w:lang w:val="en-CA"/>
        </w:rPr>
      </w:pPr>
      <w:r w:rsidRPr="008D7743">
        <w:rPr>
          <w:rFonts w:ascii="Times New Roman" w:hAnsi="Times New Roman" w:cs="Times New Roman"/>
          <w:b/>
          <w:kern w:val="32"/>
          <w:sz w:val="36"/>
          <w:szCs w:val="36"/>
          <w:lang w:val="en-CA"/>
        </w:rPr>
        <w:t>FlowQuant to 4DM Comparison and Discussion:</w:t>
      </w:r>
    </w:p>
    <w:p w:rsidR="000438D3" w:rsidRDefault="000438D3" w:rsidP="00470D30">
      <w:pPr>
        <w:ind w:left="720"/>
        <w:rPr>
          <w:rFonts w:ascii="Times New Roman" w:hAnsi="Times New Roman" w:cs="Times New Roman"/>
          <w:sz w:val="24"/>
          <w:szCs w:val="24"/>
        </w:rPr>
      </w:pPr>
      <w:r>
        <w:rPr>
          <w:rFonts w:ascii="Times New Roman" w:hAnsi="Times New Roman" w:cs="Times New Roman"/>
          <w:sz w:val="24"/>
          <w:szCs w:val="24"/>
          <w:lang w:val="en-CA"/>
        </w:rPr>
        <w:t>Lack of time being an issue</w:t>
      </w:r>
      <w:r w:rsidRPr="008D7743">
        <w:rPr>
          <w:rFonts w:ascii="Times New Roman" w:hAnsi="Times New Roman" w:cs="Times New Roman"/>
          <w:sz w:val="24"/>
          <w:szCs w:val="24"/>
        </w:rPr>
        <w:t>, only twenty human scans where randomly selected from the Hospital’s scan</w:t>
      </w:r>
      <w:r>
        <w:rPr>
          <w:rFonts w:ascii="Times New Roman" w:hAnsi="Times New Roman" w:cs="Times New Roman"/>
          <w:sz w:val="24"/>
          <w:szCs w:val="24"/>
        </w:rPr>
        <w:t>s</w:t>
      </w:r>
      <w:r w:rsidRPr="008D7743">
        <w:rPr>
          <w:rFonts w:ascii="Times New Roman" w:hAnsi="Times New Roman" w:cs="Times New Roman"/>
          <w:sz w:val="24"/>
          <w:szCs w:val="24"/>
        </w:rPr>
        <w:t xml:space="preserve"> archives to run the comparison test between the FlowQuant and 4DM LV analysis programs. Each scan was processed in 4DM as well as in FlowQuant by me, and the results computed were stored in a comparison table and studied for their correlation using the Bland-Altman analysis method. Note that the age of most patients was, by pure hazard, high: the age range goes from 46 to 87 years old, with a mean value of about 66 years. Also,</w:t>
      </w:r>
      <w:r>
        <w:rPr>
          <w:rFonts w:ascii="Times New Roman" w:hAnsi="Times New Roman" w:cs="Times New Roman"/>
          <w:sz w:val="24"/>
          <w:szCs w:val="24"/>
        </w:rPr>
        <w:t xml:space="preserve"> usually </w:t>
      </w:r>
      <w:r w:rsidRPr="008D7743">
        <w:rPr>
          <w:rFonts w:ascii="Times New Roman" w:hAnsi="Times New Roman" w:cs="Times New Roman"/>
          <w:sz w:val="24"/>
          <w:szCs w:val="24"/>
        </w:rPr>
        <w:t xml:space="preserve">most patients </w:t>
      </w:r>
      <w:r>
        <w:rPr>
          <w:rFonts w:ascii="Times New Roman" w:hAnsi="Times New Roman" w:cs="Times New Roman"/>
          <w:sz w:val="24"/>
          <w:szCs w:val="24"/>
        </w:rPr>
        <w:t xml:space="preserve">who are referenced to an FDG scan, such as the ones analyzed in this report, are presumed to </w:t>
      </w:r>
      <w:r w:rsidRPr="008D7743">
        <w:rPr>
          <w:rFonts w:ascii="Times New Roman" w:hAnsi="Times New Roman" w:cs="Times New Roman"/>
          <w:sz w:val="24"/>
          <w:szCs w:val="24"/>
        </w:rPr>
        <w:t>ha</w:t>
      </w:r>
      <w:r>
        <w:rPr>
          <w:rFonts w:ascii="Times New Roman" w:hAnsi="Times New Roman" w:cs="Times New Roman"/>
          <w:sz w:val="24"/>
          <w:szCs w:val="24"/>
        </w:rPr>
        <w:t>ve</w:t>
      </w:r>
      <w:r w:rsidRPr="008D7743">
        <w:rPr>
          <w:rFonts w:ascii="Times New Roman" w:hAnsi="Times New Roman" w:cs="Times New Roman"/>
          <w:sz w:val="24"/>
          <w:szCs w:val="24"/>
        </w:rPr>
        <w:t xml:space="preserve"> </w:t>
      </w:r>
      <w:r>
        <w:rPr>
          <w:rFonts w:ascii="Times New Roman" w:hAnsi="Times New Roman" w:cs="Times New Roman"/>
          <w:sz w:val="24"/>
          <w:szCs w:val="24"/>
        </w:rPr>
        <w:t xml:space="preserve">a certain </w:t>
      </w:r>
      <w:r w:rsidRPr="008D7743">
        <w:rPr>
          <w:rFonts w:ascii="Times New Roman" w:hAnsi="Times New Roman" w:cs="Times New Roman"/>
          <w:sz w:val="24"/>
          <w:szCs w:val="24"/>
        </w:rPr>
        <w:t>heart d</w:t>
      </w:r>
      <w:r>
        <w:rPr>
          <w:rFonts w:ascii="Times New Roman" w:hAnsi="Times New Roman" w:cs="Times New Roman"/>
          <w:sz w:val="24"/>
          <w:szCs w:val="24"/>
        </w:rPr>
        <w:t xml:space="preserve">isease or flawed functionality, therefore these determined EF values </w:t>
      </w:r>
      <w:r w:rsidRPr="008D7743">
        <w:rPr>
          <w:rFonts w:ascii="Times New Roman" w:hAnsi="Times New Roman" w:cs="Times New Roman"/>
          <w:sz w:val="24"/>
          <w:szCs w:val="24"/>
        </w:rPr>
        <w:t xml:space="preserve">are relatively lower than average. </w:t>
      </w:r>
      <w:r>
        <w:rPr>
          <w:rFonts w:ascii="Times New Roman" w:hAnsi="Times New Roman" w:cs="Times New Roman"/>
          <w:sz w:val="24"/>
          <w:szCs w:val="24"/>
        </w:rPr>
        <w:t>Patients’ names are concealed to preserve the hospital’s confidentiality.</w:t>
      </w:r>
    </w:p>
    <w:p w:rsidR="000438D3" w:rsidRDefault="000438D3" w:rsidP="00E80AD1">
      <w:pPr>
        <w:ind w:left="720"/>
        <w:rPr>
          <w:rFonts w:ascii="Times New Roman" w:hAnsi="Times New Roman" w:cs="Times New Roman"/>
          <w:sz w:val="24"/>
          <w:szCs w:val="24"/>
        </w:rPr>
      </w:pPr>
      <w:r w:rsidRPr="00C8415D">
        <w:rPr>
          <w:rFonts w:ascii="Times New Roman" w:hAnsi="Times New Roman" w:cs="Times New Roman"/>
          <w:noProof/>
          <w:sz w:val="24"/>
          <w:szCs w:val="24"/>
          <w:lang w:val="en-CA" w:eastAsia="en-CA"/>
        </w:rPr>
        <w:pict>
          <v:shape id="Picture 4" o:spid="_x0000_i1033" type="#_x0000_t75" style="width:431.25pt;height:289.5pt;visibility:visible">
            <v:imagedata r:id="rId36" o:title=""/>
          </v:shape>
        </w:pict>
      </w:r>
    </w:p>
    <w:p w:rsidR="000438D3" w:rsidRDefault="000438D3" w:rsidP="00E80AD1">
      <w:pPr>
        <w:ind w:left="720"/>
        <w:rPr>
          <w:rFonts w:ascii="Times New Roman" w:hAnsi="Times New Roman" w:cs="Times New Roman"/>
          <w:sz w:val="24"/>
          <w:szCs w:val="24"/>
        </w:rPr>
      </w:pPr>
    </w:p>
    <w:p w:rsidR="000438D3" w:rsidRPr="008D7743" w:rsidRDefault="000438D3" w:rsidP="00B72E39">
      <w:pPr>
        <w:ind w:left="720"/>
        <w:rPr>
          <w:rFonts w:ascii="Times New Roman" w:hAnsi="Times New Roman" w:cs="Times New Roman"/>
          <w:sz w:val="24"/>
          <w:szCs w:val="24"/>
        </w:rPr>
      </w:pPr>
      <w:r w:rsidRPr="008D7743">
        <w:rPr>
          <w:rFonts w:ascii="Times New Roman" w:hAnsi="Times New Roman" w:cs="Times New Roman"/>
          <w:sz w:val="24"/>
          <w:szCs w:val="24"/>
        </w:rPr>
        <w:t>By definition, the closer the r</w:t>
      </w:r>
      <w:r w:rsidRPr="008D7743">
        <w:rPr>
          <w:rFonts w:ascii="Times New Roman" w:hAnsi="Times New Roman" w:cs="Times New Roman"/>
          <w:sz w:val="24"/>
          <w:szCs w:val="24"/>
          <w:vertAlign w:val="superscript"/>
        </w:rPr>
        <w:t>2</w:t>
      </w:r>
      <w:r w:rsidRPr="008D7743">
        <w:rPr>
          <w:rFonts w:ascii="Times New Roman" w:hAnsi="Times New Roman" w:cs="Times New Roman"/>
          <w:sz w:val="24"/>
          <w:szCs w:val="24"/>
        </w:rPr>
        <w:t xml:space="preserve"> correlation value of the compared data and </w:t>
      </w:r>
      <w:r>
        <w:rPr>
          <w:rFonts w:ascii="Times New Roman" w:hAnsi="Times New Roman" w:cs="Times New Roman"/>
          <w:sz w:val="24"/>
          <w:szCs w:val="24"/>
        </w:rPr>
        <w:t>its</w:t>
      </w:r>
      <w:r w:rsidRPr="008D7743">
        <w:rPr>
          <w:rFonts w:ascii="Times New Roman" w:hAnsi="Times New Roman" w:cs="Times New Roman"/>
          <w:sz w:val="24"/>
          <w:szCs w:val="24"/>
        </w:rPr>
        <w:t xml:space="preserve"> equation</w:t>
      </w:r>
      <w:r>
        <w:rPr>
          <w:rFonts w:ascii="Times New Roman" w:hAnsi="Times New Roman" w:cs="Times New Roman"/>
          <w:sz w:val="24"/>
          <w:szCs w:val="24"/>
        </w:rPr>
        <w:t>’s</w:t>
      </w:r>
      <w:r w:rsidRPr="008D7743">
        <w:rPr>
          <w:rFonts w:ascii="Times New Roman" w:hAnsi="Times New Roman" w:cs="Times New Roman"/>
          <w:sz w:val="24"/>
          <w:szCs w:val="24"/>
        </w:rPr>
        <w:t xml:space="preserve"> slope is to 1, </w:t>
      </w:r>
      <w:r>
        <w:rPr>
          <w:rFonts w:ascii="Times New Roman" w:hAnsi="Times New Roman" w:cs="Times New Roman"/>
          <w:sz w:val="24"/>
          <w:szCs w:val="24"/>
        </w:rPr>
        <w:t>as well as</w:t>
      </w:r>
      <w:r w:rsidRPr="008D7743">
        <w:rPr>
          <w:rFonts w:ascii="Times New Roman" w:hAnsi="Times New Roman" w:cs="Times New Roman"/>
          <w:sz w:val="24"/>
          <w:szCs w:val="24"/>
        </w:rPr>
        <w:t xml:space="preserve"> the Y Intercept</w:t>
      </w:r>
      <w:r>
        <w:rPr>
          <w:rFonts w:ascii="Times New Roman" w:hAnsi="Times New Roman" w:cs="Times New Roman"/>
          <w:sz w:val="24"/>
          <w:szCs w:val="24"/>
        </w:rPr>
        <w:t xml:space="preserve"> and Mean difference in the results</w:t>
      </w:r>
      <w:r w:rsidRPr="008D7743">
        <w:rPr>
          <w:rFonts w:ascii="Times New Roman" w:hAnsi="Times New Roman" w:cs="Times New Roman"/>
          <w:sz w:val="24"/>
          <w:szCs w:val="24"/>
        </w:rPr>
        <w:t xml:space="preserve"> is to zero, the better match the results are, thus the more efficient the FlowQuant calculation algorithm is in comparison to 4DM. A closer look at the tables and graphs shows that the relationship between the 2 programs is exceptionally strong, showing high hopes for FlowQuant’s validity versus 4DM which is currently considered as the current program of choice.</w:t>
      </w:r>
    </w:p>
    <w:p w:rsidR="000438D3" w:rsidRDefault="000438D3" w:rsidP="00B51D42">
      <w:pPr>
        <w:ind w:left="720"/>
        <w:rPr>
          <w:rFonts w:ascii="Times New Roman" w:hAnsi="Times New Roman" w:cs="Times New Roman"/>
          <w:sz w:val="24"/>
          <w:szCs w:val="24"/>
        </w:rPr>
      </w:pPr>
      <w:r w:rsidRPr="008D7743">
        <w:rPr>
          <w:rFonts w:ascii="Times New Roman" w:hAnsi="Times New Roman" w:cs="Times New Roman"/>
          <w:sz w:val="24"/>
          <w:szCs w:val="24"/>
        </w:rPr>
        <w:t xml:space="preserve">Each of the EDV, EDV and EF columns in FlowQuant are matched and compared with their corresponding column in 4DM using the Bland-Altman analysis method. </w:t>
      </w:r>
    </w:p>
    <w:p w:rsidR="000438D3" w:rsidRDefault="000438D3" w:rsidP="00474CD5">
      <w:pPr>
        <w:ind w:left="720"/>
        <w:rPr>
          <w:rFonts w:ascii="Times New Roman" w:hAnsi="Times New Roman" w:cs="Times New Roman"/>
          <w:sz w:val="24"/>
          <w:szCs w:val="24"/>
        </w:rPr>
      </w:pPr>
      <w:r w:rsidRPr="00474CD5">
        <w:rPr>
          <w:rFonts w:ascii="Times New Roman" w:hAnsi="Times New Roman" w:cs="Times New Roman"/>
          <w:sz w:val="24"/>
          <w:szCs w:val="24"/>
        </w:rPr>
        <w:pict>
          <v:shape id="_x0000_i1034" type="#_x0000_t75" style="width:414.75pt;height:207pt">
            <v:imagedata r:id="rId37" o:title=""/>
          </v:shape>
        </w:pict>
      </w:r>
    </w:p>
    <w:p w:rsidR="000438D3" w:rsidRPr="008D7743" w:rsidRDefault="000438D3" w:rsidP="00474CD5">
      <w:pPr>
        <w:ind w:left="720"/>
        <w:rPr>
          <w:rFonts w:ascii="Times New Roman" w:hAnsi="Times New Roman" w:cs="Times New Roman"/>
          <w:sz w:val="24"/>
          <w:szCs w:val="24"/>
        </w:rPr>
      </w:pPr>
      <w:r>
        <w:rPr>
          <w:rFonts w:ascii="Times New Roman" w:hAnsi="Times New Roman" w:cs="Times New Roman"/>
          <w:sz w:val="24"/>
          <w:szCs w:val="24"/>
        </w:rPr>
        <w:t>The previous figure show an</w:t>
      </w:r>
      <w:r w:rsidRPr="008D7743">
        <w:rPr>
          <w:rFonts w:ascii="Times New Roman" w:hAnsi="Times New Roman" w:cs="Times New Roman"/>
          <w:sz w:val="24"/>
          <w:szCs w:val="24"/>
        </w:rPr>
        <w:t xml:space="preserve"> EDV r</w:t>
      </w:r>
      <w:r w:rsidRPr="008D7743">
        <w:rPr>
          <w:rFonts w:ascii="Times New Roman" w:hAnsi="Times New Roman" w:cs="Times New Roman"/>
          <w:sz w:val="24"/>
          <w:szCs w:val="24"/>
          <w:vertAlign w:val="superscript"/>
        </w:rPr>
        <w:t>2</w:t>
      </w:r>
      <w:r>
        <w:rPr>
          <w:rFonts w:ascii="Times New Roman" w:hAnsi="Times New Roman" w:cs="Times New Roman"/>
          <w:sz w:val="24"/>
          <w:szCs w:val="24"/>
        </w:rPr>
        <w:t xml:space="preserve"> value</w:t>
      </w:r>
      <w:r w:rsidRPr="008D7743">
        <w:rPr>
          <w:rFonts w:ascii="Times New Roman" w:hAnsi="Times New Roman" w:cs="Times New Roman"/>
          <w:sz w:val="24"/>
          <w:szCs w:val="24"/>
        </w:rPr>
        <w:t xml:space="preserve"> near 0.97 which is remarkably fine (best r</w:t>
      </w:r>
      <w:r w:rsidRPr="008D7743">
        <w:rPr>
          <w:rFonts w:ascii="Times New Roman" w:hAnsi="Times New Roman" w:cs="Times New Roman"/>
          <w:sz w:val="24"/>
          <w:szCs w:val="24"/>
          <w:vertAlign w:val="superscript"/>
        </w:rPr>
        <w:t>2</w:t>
      </w:r>
      <w:r w:rsidRPr="008D7743">
        <w:rPr>
          <w:rFonts w:ascii="Times New Roman" w:hAnsi="Times New Roman" w:cs="Times New Roman"/>
          <w:sz w:val="24"/>
          <w:szCs w:val="24"/>
        </w:rPr>
        <w:t xml:space="preserve"> value is 1), the line’</w:t>
      </w:r>
      <w:r>
        <w:rPr>
          <w:rFonts w:ascii="Times New Roman" w:hAnsi="Times New Roman" w:cs="Times New Roman"/>
          <w:sz w:val="24"/>
          <w:szCs w:val="24"/>
        </w:rPr>
        <w:t xml:space="preserve">s slope </w:t>
      </w:r>
      <w:r w:rsidRPr="008D7743">
        <w:rPr>
          <w:rFonts w:ascii="Times New Roman" w:hAnsi="Times New Roman" w:cs="Times New Roman"/>
          <w:sz w:val="24"/>
          <w:szCs w:val="24"/>
        </w:rPr>
        <w:t xml:space="preserve">similarly good (best slope value </w:t>
      </w:r>
      <w:r>
        <w:rPr>
          <w:rFonts w:ascii="Times New Roman" w:hAnsi="Times New Roman" w:cs="Times New Roman"/>
          <w:sz w:val="24"/>
          <w:szCs w:val="24"/>
        </w:rPr>
        <w:t xml:space="preserve">must be equal to 1), </w:t>
      </w:r>
      <w:r w:rsidRPr="008D7743">
        <w:rPr>
          <w:rFonts w:ascii="Times New Roman" w:hAnsi="Times New Roman" w:cs="Times New Roman"/>
          <w:sz w:val="24"/>
          <w:szCs w:val="24"/>
        </w:rPr>
        <w:t>the y-intercept is relatively close to zero (18.3 is relatively a small amount in comparison to the y-values of the other points)</w:t>
      </w:r>
      <w:r>
        <w:rPr>
          <w:rFonts w:ascii="Times New Roman" w:hAnsi="Times New Roman" w:cs="Times New Roman"/>
          <w:sz w:val="24"/>
          <w:szCs w:val="24"/>
        </w:rPr>
        <w:t xml:space="preserve"> and finally the mean difference in results estimated by both programs (in short the Mean Difference) is near -0.7 (see table below for values)</w:t>
      </w:r>
      <w:r w:rsidRPr="008D7743">
        <w:rPr>
          <w:rFonts w:ascii="Times New Roman" w:hAnsi="Times New Roman" w:cs="Times New Roman"/>
          <w:sz w:val="24"/>
          <w:szCs w:val="24"/>
        </w:rPr>
        <w:t>.</w:t>
      </w:r>
      <w:r>
        <w:rPr>
          <w:rFonts w:ascii="Times New Roman" w:hAnsi="Times New Roman" w:cs="Times New Roman"/>
          <w:sz w:val="24"/>
          <w:szCs w:val="24"/>
        </w:rPr>
        <w:t xml:space="preserve"> That mean value shows </w:t>
      </w:r>
      <w:r w:rsidRPr="008D7743">
        <w:rPr>
          <w:rFonts w:ascii="Times New Roman" w:hAnsi="Times New Roman" w:cs="Times New Roman"/>
          <w:sz w:val="24"/>
          <w:szCs w:val="24"/>
        </w:rPr>
        <w:t>a very negligible underestimation of the FlowQuant calculated EDV</w:t>
      </w:r>
      <w:r>
        <w:rPr>
          <w:rFonts w:ascii="Times New Roman" w:hAnsi="Times New Roman" w:cs="Times New Roman"/>
          <w:sz w:val="24"/>
          <w:szCs w:val="24"/>
        </w:rPr>
        <w:t xml:space="preserve"> using these settings</w:t>
      </w:r>
      <w:r w:rsidRPr="008D7743">
        <w:rPr>
          <w:rFonts w:ascii="Times New Roman" w:hAnsi="Times New Roman" w:cs="Times New Roman"/>
          <w:sz w:val="24"/>
          <w:szCs w:val="24"/>
        </w:rPr>
        <w:t xml:space="preserve">. </w:t>
      </w:r>
    </w:p>
    <w:p w:rsidR="000438D3" w:rsidRPr="00FD6AC0" w:rsidRDefault="000438D3" w:rsidP="00FD6AC0">
      <w:pPr>
        <w:ind w:left="720"/>
        <w:rPr>
          <w:rFonts w:ascii="Times New Roman" w:hAnsi="Times New Roman" w:cs="Times New Roman"/>
          <w:snapToGrid w:val="0"/>
          <w:color w:val="000000"/>
          <w:w w:val="0"/>
          <w:sz w:val="24"/>
          <w:szCs w:val="24"/>
          <w:u w:color="000000"/>
          <w:bdr w:val="none" w:sz="0" w:space="0" w:color="000000"/>
          <w:shd w:val="clear" w:color="000000" w:fill="000000"/>
        </w:rPr>
      </w:pPr>
      <w:r w:rsidRPr="00C8415D">
        <w:rPr>
          <w:rFonts w:ascii="Times New Roman" w:hAnsi="Times New Roman" w:cs="Times New Roman"/>
          <w:noProof/>
          <w:sz w:val="24"/>
          <w:szCs w:val="24"/>
          <w:lang w:val="en-CA" w:eastAsia="en-CA"/>
        </w:rPr>
        <w:pict>
          <v:shape id="Picture 7" o:spid="_x0000_i1035" type="#_x0000_t75" style="width:437.25pt;height:210pt;visibility:visible">
            <v:imagedata r:id="rId38" o:title=""/>
          </v:shape>
        </w:pict>
      </w:r>
      <w:r w:rsidRPr="008D7743">
        <w:rPr>
          <w:rFonts w:ascii="Times New Roman" w:hAnsi="Times New Roman" w:cs="Times New Roman"/>
          <w:snapToGrid w:val="0"/>
          <w:color w:val="000000"/>
          <w:w w:val="0"/>
          <w:sz w:val="24"/>
          <w:szCs w:val="24"/>
          <w:u w:color="000000"/>
          <w:bdr w:val="none" w:sz="0" w:space="0" w:color="000000"/>
          <w:shd w:val="clear" w:color="000000" w:fill="000000"/>
        </w:rPr>
        <w:t xml:space="preserve"> </w:t>
      </w:r>
    </w:p>
    <w:p w:rsidR="000438D3" w:rsidRDefault="000438D3" w:rsidP="00FD6AC0">
      <w:pPr>
        <w:ind w:left="720"/>
        <w:rPr>
          <w:rFonts w:ascii="Times New Roman" w:hAnsi="Times New Roman" w:cs="Times New Roman"/>
          <w:noProof/>
          <w:sz w:val="24"/>
          <w:szCs w:val="24"/>
          <w:lang w:val="en-CA" w:eastAsia="en-CA"/>
        </w:rPr>
      </w:pPr>
      <w:r>
        <w:rPr>
          <w:rFonts w:ascii="Times New Roman" w:hAnsi="Times New Roman" w:cs="Times New Roman"/>
          <w:sz w:val="24"/>
          <w:szCs w:val="24"/>
        </w:rPr>
        <w:t>The</w:t>
      </w:r>
      <w:r w:rsidRPr="008D7743">
        <w:rPr>
          <w:rFonts w:ascii="Times New Roman" w:hAnsi="Times New Roman" w:cs="Times New Roman"/>
          <w:sz w:val="24"/>
          <w:szCs w:val="24"/>
        </w:rPr>
        <w:t xml:space="preserve"> ESV comparison shows </w:t>
      </w:r>
      <w:r>
        <w:rPr>
          <w:rFonts w:ascii="Times New Roman" w:hAnsi="Times New Roman" w:cs="Times New Roman"/>
          <w:sz w:val="24"/>
          <w:szCs w:val="24"/>
        </w:rPr>
        <w:t xml:space="preserve">similarly good results, yet the slightly positive mean difference (4.265) implies a small overestimation of the ESV using these settings, most likely due to ignoring valve plane movement. </w:t>
      </w:r>
    </w:p>
    <w:p w:rsidR="000438D3" w:rsidRPr="008D7743" w:rsidRDefault="000438D3" w:rsidP="008D7743">
      <w:pPr>
        <w:ind w:left="720"/>
        <w:rPr>
          <w:rFonts w:ascii="Times New Roman" w:hAnsi="Times New Roman" w:cs="Times New Roman"/>
          <w:sz w:val="24"/>
          <w:szCs w:val="24"/>
        </w:rPr>
      </w:pPr>
      <w:r w:rsidRPr="00C8415D">
        <w:rPr>
          <w:rFonts w:ascii="Times New Roman" w:hAnsi="Times New Roman" w:cs="Times New Roman"/>
          <w:noProof/>
          <w:sz w:val="24"/>
          <w:szCs w:val="24"/>
          <w:lang w:val="en-CA" w:eastAsia="en-CA"/>
        </w:rPr>
        <w:pict>
          <v:shape id="Picture 8" o:spid="_x0000_i1036" type="#_x0000_t75" style="width:437.25pt;height:221.25pt;visibility:visible">
            <v:imagedata r:id="rId39" o:title=""/>
          </v:shape>
        </w:pict>
      </w:r>
    </w:p>
    <w:p w:rsidR="000438D3" w:rsidRPr="008D7743" w:rsidRDefault="000438D3" w:rsidP="00FD6AC0">
      <w:pPr>
        <w:ind w:left="720"/>
        <w:rPr>
          <w:rFonts w:ascii="Times New Roman" w:hAnsi="Times New Roman" w:cs="Times New Roman"/>
          <w:sz w:val="24"/>
          <w:szCs w:val="24"/>
        </w:rPr>
      </w:pPr>
      <w:r w:rsidRPr="008D7743">
        <w:rPr>
          <w:rFonts w:ascii="Times New Roman" w:hAnsi="Times New Roman" w:cs="Times New Roman"/>
          <w:sz w:val="24"/>
          <w:szCs w:val="24"/>
        </w:rPr>
        <w:t>The EF correlation is strong as well, with a slight under estimation</w:t>
      </w:r>
      <w:r>
        <w:rPr>
          <w:rFonts w:ascii="Times New Roman" w:hAnsi="Times New Roman" w:cs="Times New Roman"/>
          <w:sz w:val="24"/>
          <w:szCs w:val="24"/>
        </w:rPr>
        <w:t xml:space="preserve"> (slope =0.85 and mean difference near -2.235)</w:t>
      </w:r>
      <w:r w:rsidRPr="008D7743">
        <w:rPr>
          <w:rFonts w:ascii="Times New Roman" w:hAnsi="Times New Roman" w:cs="Times New Roman"/>
          <w:sz w:val="24"/>
          <w:szCs w:val="24"/>
        </w:rPr>
        <w:t>.</w:t>
      </w:r>
    </w:p>
    <w:p w:rsidR="000438D3" w:rsidRDefault="000438D3" w:rsidP="00C12550">
      <w:pPr>
        <w:ind w:left="720"/>
        <w:rPr>
          <w:rFonts w:ascii="Times New Roman" w:hAnsi="Times New Roman" w:cs="Times New Roman"/>
          <w:noProof/>
          <w:sz w:val="24"/>
          <w:szCs w:val="24"/>
          <w:lang w:val="en-CA" w:eastAsia="en-CA"/>
        </w:rPr>
      </w:pPr>
      <w:r>
        <w:rPr>
          <w:noProof/>
          <w:lang w:val="en-CA" w:eastAsia="en-CA"/>
        </w:rPr>
        <w:pict>
          <v:shape id="_x0000_s1071" type="#_x0000_t75" style="position:absolute;left:0;text-align:left;margin-left:0;margin-top:76.05pt;width:550pt;height:153pt;z-index:251667968">
            <v:imagedata r:id="rId40" o:title=""/>
            <w10:wrap type="square"/>
          </v:shape>
        </w:pict>
      </w:r>
      <w:r w:rsidRPr="008D7743">
        <w:rPr>
          <w:rFonts w:ascii="Times New Roman" w:hAnsi="Times New Roman" w:cs="Times New Roman"/>
          <w:sz w:val="24"/>
          <w:szCs w:val="24"/>
        </w:rPr>
        <w:t xml:space="preserve">Due to lack of space, the table and graphs above show only the results computed when considering all 24 slices alone the SA as stated previously. The same comparison test is simulated for </w:t>
      </w:r>
      <w:r>
        <w:rPr>
          <w:rFonts w:ascii="Times New Roman" w:hAnsi="Times New Roman" w:cs="Times New Roman"/>
          <w:sz w:val="24"/>
          <w:szCs w:val="24"/>
        </w:rPr>
        <w:t>different amount of rings taken into calculations</w:t>
      </w:r>
      <w:r w:rsidRPr="008D7743">
        <w:rPr>
          <w:rFonts w:ascii="Times New Roman" w:hAnsi="Times New Roman" w:cs="Times New Roman"/>
          <w:sz w:val="24"/>
          <w:szCs w:val="24"/>
        </w:rPr>
        <w:t>, and the results are stored in the following table.</w:t>
      </w:r>
      <w:r>
        <w:rPr>
          <w:rFonts w:ascii="Times New Roman" w:hAnsi="Times New Roman" w:cs="Times New Roman"/>
          <w:sz w:val="24"/>
          <w:szCs w:val="24"/>
        </w:rPr>
        <w:t xml:space="preserve"> The previous graphs illustrate the contents of the final row.</w:t>
      </w:r>
      <w:r w:rsidRPr="00923C15">
        <w:rPr>
          <w:rFonts w:ascii="Times New Roman" w:hAnsi="Times New Roman" w:cs="Times New Roman"/>
          <w:noProof/>
          <w:sz w:val="24"/>
          <w:szCs w:val="24"/>
          <w:lang w:val="en-CA" w:eastAsia="en-CA"/>
        </w:rPr>
        <w:t xml:space="preserve"> </w:t>
      </w:r>
    </w:p>
    <w:p w:rsidR="000438D3" w:rsidRPr="003C1C9F" w:rsidRDefault="000438D3" w:rsidP="00433512">
      <w:pPr>
        <w:ind w:left="720"/>
        <w:rPr>
          <w:rFonts w:ascii="Times New Roman" w:hAnsi="Times New Roman" w:cs="Times New Roman"/>
          <w:noProof/>
          <w:sz w:val="24"/>
          <w:szCs w:val="24"/>
          <w:lang w:val="en-CA" w:eastAsia="en-CA"/>
        </w:rPr>
      </w:pPr>
    </w:p>
    <w:p w:rsidR="000438D3" w:rsidRDefault="000438D3" w:rsidP="00596018">
      <w:pPr>
        <w:ind w:left="720"/>
        <w:rPr>
          <w:rFonts w:ascii="Times New Roman" w:hAnsi="Times New Roman" w:cs="Times New Roman"/>
          <w:sz w:val="24"/>
          <w:szCs w:val="24"/>
        </w:rPr>
      </w:pPr>
      <w:r>
        <w:rPr>
          <w:rFonts w:ascii="Times New Roman" w:hAnsi="Times New Roman" w:cs="Times New Roman"/>
          <w:sz w:val="24"/>
          <w:szCs w:val="24"/>
        </w:rPr>
        <w:t>The table shows the</w:t>
      </w:r>
      <w:r w:rsidRPr="008D7743">
        <w:rPr>
          <w:rFonts w:ascii="Times New Roman" w:hAnsi="Times New Roman" w:cs="Times New Roman"/>
          <w:sz w:val="24"/>
          <w:szCs w:val="24"/>
        </w:rPr>
        <w:t xml:space="preserve"> effect of the number of rings used in FQ calculations on the results computed. The best values are highlighted in yellow, and clearly it is seen for now that adopting all 24 rings of the LV in FlowQuant’s calculation</w:t>
      </w:r>
      <w:r>
        <w:rPr>
          <w:rFonts w:ascii="Times New Roman" w:hAnsi="Times New Roman" w:cs="Times New Roman"/>
          <w:sz w:val="24"/>
          <w:szCs w:val="24"/>
        </w:rPr>
        <w:t>s</w:t>
      </w:r>
      <w:r w:rsidRPr="008D7743">
        <w:rPr>
          <w:rFonts w:ascii="Times New Roman" w:hAnsi="Times New Roman" w:cs="Times New Roman"/>
          <w:sz w:val="24"/>
          <w:szCs w:val="24"/>
        </w:rPr>
        <w:t xml:space="preserve"> gives more similar results to 4DM</w:t>
      </w:r>
      <w:r>
        <w:rPr>
          <w:rFonts w:ascii="Times New Roman" w:hAnsi="Times New Roman" w:cs="Times New Roman"/>
          <w:sz w:val="24"/>
          <w:szCs w:val="24"/>
        </w:rPr>
        <w:t>’s</w:t>
      </w:r>
      <w:r w:rsidRPr="008D7743">
        <w:rPr>
          <w:rFonts w:ascii="Times New Roman" w:hAnsi="Times New Roman" w:cs="Times New Roman"/>
          <w:sz w:val="24"/>
          <w:szCs w:val="24"/>
        </w:rPr>
        <w:t xml:space="preserve">. This makes sense since the user who manually processes the scan in 4DM subconsciously sets the study range to include the entire LV from its apex to the </w:t>
      </w:r>
      <w:r>
        <w:rPr>
          <w:rFonts w:ascii="Times New Roman" w:hAnsi="Times New Roman" w:cs="Times New Roman"/>
          <w:sz w:val="24"/>
          <w:szCs w:val="24"/>
        </w:rPr>
        <w:t>edge of the lateral wall (the longest edge of the inclined plane which can be seen in the HLA and VLA slices). This provides</w:t>
      </w:r>
      <w:r w:rsidRPr="008D7743">
        <w:rPr>
          <w:rFonts w:ascii="Times New Roman" w:hAnsi="Times New Roman" w:cs="Times New Roman"/>
          <w:sz w:val="24"/>
          <w:szCs w:val="24"/>
        </w:rPr>
        <w:t xml:space="preserve"> a starting point for the algorithm to detect the valve plane location</w:t>
      </w:r>
      <w:r>
        <w:rPr>
          <w:rFonts w:ascii="Times New Roman" w:hAnsi="Times New Roman" w:cs="Times New Roman"/>
          <w:sz w:val="24"/>
          <w:szCs w:val="24"/>
        </w:rPr>
        <w:t xml:space="preserve"> in 4DM</w:t>
      </w:r>
      <w:r w:rsidRPr="008D7743">
        <w:rPr>
          <w:rFonts w:ascii="Times New Roman" w:hAnsi="Times New Roman" w:cs="Times New Roman"/>
          <w:sz w:val="24"/>
          <w:szCs w:val="24"/>
        </w:rPr>
        <w:t>, yet not its incline angle</w:t>
      </w:r>
      <w:r>
        <w:rPr>
          <w:rFonts w:ascii="Times New Roman" w:hAnsi="Times New Roman" w:cs="Times New Roman"/>
          <w:sz w:val="24"/>
          <w:szCs w:val="24"/>
        </w:rPr>
        <w:t>, whereas FlowQuant is still under development to acquire this property. Meanwhile, the valve plane is assumed to be at the 24</w:t>
      </w:r>
      <w:r w:rsidRPr="00561E83">
        <w:rPr>
          <w:rFonts w:ascii="Times New Roman" w:hAnsi="Times New Roman" w:cs="Times New Roman"/>
          <w:sz w:val="24"/>
          <w:szCs w:val="24"/>
          <w:vertAlign w:val="superscript"/>
        </w:rPr>
        <w:t>th</w:t>
      </w:r>
      <w:r>
        <w:rPr>
          <w:rFonts w:ascii="Times New Roman" w:hAnsi="Times New Roman" w:cs="Times New Roman"/>
          <w:sz w:val="24"/>
          <w:szCs w:val="24"/>
        </w:rPr>
        <w:t xml:space="preserve"> slice</w:t>
      </w:r>
      <w:r w:rsidRPr="008D7743">
        <w:rPr>
          <w:rFonts w:ascii="Times New Roman" w:hAnsi="Times New Roman" w:cs="Times New Roman"/>
          <w:sz w:val="24"/>
          <w:szCs w:val="24"/>
        </w:rPr>
        <w:t xml:space="preserve">. </w:t>
      </w:r>
      <w:r>
        <w:rPr>
          <w:rFonts w:ascii="Times New Roman" w:hAnsi="Times New Roman" w:cs="Times New Roman"/>
          <w:sz w:val="24"/>
          <w:szCs w:val="24"/>
        </w:rPr>
        <w:t xml:space="preserve">On the other hand, </w:t>
      </w:r>
      <w:r w:rsidRPr="008D7743">
        <w:rPr>
          <w:rFonts w:ascii="Times New Roman" w:hAnsi="Times New Roman" w:cs="Times New Roman"/>
          <w:sz w:val="24"/>
          <w:szCs w:val="24"/>
        </w:rPr>
        <w:t>the detection of the myocardium wall is done automatically in FlowQuant with the least user intervention</w:t>
      </w:r>
      <w:r>
        <w:rPr>
          <w:rFonts w:ascii="Times New Roman" w:hAnsi="Times New Roman" w:cs="Times New Roman"/>
          <w:sz w:val="24"/>
          <w:szCs w:val="24"/>
        </w:rPr>
        <w:t>, whereas in 4DM the detection relies greatly on user observation and expertise because of its manual aspect.</w:t>
      </w:r>
    </w:p>
    <w:p w:rsidR="000438D3" w:rsidRDefault="000438D3" w:rsidP="00596018">
      <w:pPr>
        <w:ind w:left="550"/>
        <w:rPr>
          <w:rFonts w:ascii="Times New Roman" w:hAnsi="Times New Roman" w:cs="Times New Roman"/>
          <w:sz w:val="24"/>
          <w:szCs w:val="24"/>
        </w:rPr>
      </w:pPr>
      <w:r w:rsidRPr="008D7743">
        <w:rPr>
          <w:rFonts w:ascii="Times New Roman" w:hAnsi="Times New Roman" w:cs="Times New Roman"/>
          <w:sz w:val="24"/>
          <w:szCs w:val="24"/>
        </w:rPr>
        <w:t xml:space="preserve">The </w:t>
      </w:r>
      <w:r>
        <w:rPr>
          <w:rFonts w:ascii="Times New Roman" w:hAnsi="Times New Roman" w:cs="Times New Roman"/>
          <w:sz w:val="24"/>
          <w:szCs w:val="24"/>
        </w:rPr>
        <w:t>following</w:t>
      </w:r>
      <w:r w:rsidRPr="008D7743">
        <w:rPr>
          <w:rFonts w:ascii="Times New Roman" w:hAnsi="Times New Roman" w:cs="Times New Roman"/>
          <w:sz w:val="24"/>
          <w:szCs w:val="24"/>
        </w:rPr>
        <w:t xml:space="preserve"> graphs show the variation of the correlation factors in respect to the number of rings considered during the volume computations. </w:t>
      </w:r>
      <w:r>
        <w:rPr>
          <w:rFonts w:ascii="Times New Roman" w:hAnsi="Times New Roman" w:cs="Times New Roman"/>
          <w:sz w:val="24"/>
          <w:szCs w:val="24"/>
        </w:rPr>
        <w:t>The</w:t>
      </w:r>
      <w:r w:rsidRPr="008D7743">
        <w:rPr>
          <w:rFonts w:ascii="Times New Roman" w:hAnsi="Times New Roman" w:cs="Times New Roman"/>
          <w:sz w:val="24"/>
          <w:szCs w:val="24"/>
        </w:rPr>
        <w:t xml:space="preserve"> r</w:t>
      </w:r>
      <w:r w:rsidRPr="008D7743">
        <w:rPr>
          <w:rFonts w:ascii="Times New Roman" w:hAnsi="Times New Roman" w:cs="Times New Roman"/>
          <w:sz w:val="24"/>
          <w:szCs w:val="24"/>
          <w:vertAlign w:val="superscript"/>
        </w:rPr>
        <w:t>2</w:t>
      </w:r>
      <w:r w:rsidRPr="008D7743">
        <w:rPr>
          <w:rFonts w:ascii="Times New Roman" w:hAnsi="Times New Roman" w:cs="Times New Roman"/>
          <w:sz w:val="24"/>
          <w:szCs w:val="24"/>
        </w:rPr>
        <w:t xml:space="preserve"> </w:t>
      </w:r>
      <w:r>
        <w:rPr>
          <w:rFonts w:ascii="Times New Roman" w:hAnsi="Times New Roman" w:cs="Times New Roman"/>
          <w:sz w:val="24"/>
          <w:szCs w:val="24"/>
        </w:rPr>
        <w:t>values for the EDV and ESV don’</w:t>
      </w:r>
      <w:r w:rsidRPr="008D7743">
        <w:rPr>
          <w:rFonts w:ascii="Times New Roman" w:hAnsi="Times New Roman" w:cs="Times New Roman"/>
          <w:sz w:val="24"/>
          <w:szCs w:val="24"/>
        </w:rPr>
        <w:t>t vary greatly with different number of rings, whereas the EF r</w:t>
      </w:r>
      <w:r w:rsidRPr="008D7743">
        <w:rPr>
          <w:rFonts w:ascii="Times New Roman" w:hAnsi="Times New Roman" w:cs="Times New Roman"/>
          <w:sz w:val="24"/>
          <w:szCs w:val="24"/>
          <w:vertAlign w:val="superscript"/>
        </w:rPr>
        <w:t>2</w:t>
      </w:r>
      <w:r w:rsidRPr="008D7743">
        <w:rPr>
          <w:rFonts w:ascii="Times New Roman" w:hAnsi="Times New Roman" w:cs="Times New Roman"/>
          <w:sz w:val="24"/>
          <w:szCs w:val="24"/>
        </w:rPr>
        <w:t xml:space="preserve"> value can </w:t>
      </w:r>
      <w:r>
        <w:rPr>
          <w:rFonts w:ascii="Times New Roman" w:hAnsi="Times New Roman" w:cs="Times New Roman"/>
          <w:sz w:val="24"/>
          <w:szCs w:val="24"/>
        </w:rPr>
        <w:t>vary</w:t>
      </w:r>
      <w:r w:rsidRPr="008D7743">
        <w:rPr>
          <w:rFonts w:ascii="Times New Roman" w:hAnsi="Times New Roman" w:cs="Times New Roman"/>
          <w:sz w:val="24"/>
          <w:szCs w:val="24"/>
        </w:rPr>
        <w:t xml:space="preserve"> </w:t>
      </w:r>
      <w:r>
        <w:rPr>
          <w:rFonts w:ascii="Times New Roman" w:hAnsi="Times New Roman" w:cs="Times New Roman"/>
          <w:sz w:val="24"/>
          <w:szCs w:val="24"/>
        </w:rPr>
        <w:t xml:space="preserve">with </w:t>
      </w:r>
      <w:r w:rsidRPr="008D7743">
        <w:rPr>
          <w:rFonts w:ascii="Times New Roman" w:hAnsi="Times New Roman" w:cs="Times New Roman"/>
          <w:sz w:val="24"/>
          <w:szCs w:val="24"/>
        </w:rPr>
        <w:t>up to 0.</w:t>
      </w:r>
      <w:r>
        <w:rPr>
          <w:rFonts w:ascii="Times New Roman" w:hAnsi="Times New Roman" w:cs="Times New Roman"/>
          <w:sz w:val="24"/>
          <w:szCs w:val="24"/>
        </w:rPr>
        <w:t>0</w:t>
      </w:r>
      <w:r w:rsidRPr="008D7743">
        <w:rPr>
          <w:rFonts w:ascii="Times New Roman" w:hAnsi="Times New Roman" w:cs="Times New Roman"/>
          <w:sz w:val="24"/>
          <w:szCs w:val="24"/>
        </w:rPr>
        <w:t xml:space="preserve">8 </w:t>
      </w:r>
      <w:r>
        <w:rPr>
          <w:rFonts w:ascii="Times New Roman" w:hAnsi="Times New Roman" w:cs="Times New Roman"/>
          <w:sz w:val="24"/>
          <w:szCs w:val="24"/>
        </w:rPr>
        <w:t xml:space="preserve">units </w:t>
      </w:r>
      <w:r w:rsidRPr="008D7743">
        <w:rPr>
          <w:rFonts w:ascii="Times New Roman" w:hAnsi="Times New Roman" w:cs="Times New Roman"/>
          <w:sz w:val="24"/>
          <w:szCs w:val="24"/>
        </w:rPr>
        <w:t xml:space="preserve">reaching its maximum </w:t>
      </w:r>
      <w:r>
        <w:rPr>
          <w:rFonts w:ascii="Times New Roman" w:hAnsi="Times New Roman" w:cs="Times New Roman"/>
          <w:sz w:val="24"/>
          <w:szCs w:val="24"/>
        </w:rPr>
        <w:t>at</w:t>
      </w:r>
      <w:r w:rsidRPr="008D7743">
        <w:rPr>
          <w:rFonts w:ascii="Times New Roman" w:hAnsi="Times New Roman" w:cs="Times New Roman"/>
          <w:sz w:val="24"/>
          <w:szCs w:val="24"/>
        </w:rPr>
        <w:t xml:space="preserve"> 23 slices.</w:t>
      </w:r>
      <w:r w:rsidRPr="005A0A1A">
        <w:rPr>
          <w:rFonts w:ascii="Times New Roman" w:hAnsi="Times New Roman" w:cs="Times New Roman"/>
          <w:sz w:val="24"/>
          <w:szCs w:val="24"/>
        </w:rPr>
        <w:t xml:space="preserve"> </w:t>
      </w:r>
    </w:p>
    <w:p w:rsidR="000438D3" w:rsidRDefault="000438D3" w:rsidP="00596018">
      <w:pPr>
        <w:ind w:left="720"/>
        <w:rPr>
          <w:rFonts w:ascii="Times New Roman" w:hAnsi="Times New Roman" w:cs="Times New Roman"/>
          <w:sz w:val="24"/>
          <w:szCs w:val="24"/>
        </w:rPr>
      </w:pPr>
    </w:p>
    <w:p w:rsidR="000438D3" w:rsidRDefault="000438D3" w:rsidP="00E272F0">
      <w:pPr>
        <w:jc w:val="center"/>
      </w:pPr>
      <w:r>
        <w:pict>
          <v:shape id="_x0000_i1037" type="#_x0000_t75" style="width:447pt;height:256.5pt" o:allowoverlap="f">
            <v:imagedata r:id="rId41" o:title=""/>
          </v:shape>
        </w:pict>
      </w:r>
    </w:p>
    <w:p w:rsidR="000438D3" w:rsidRDefault="000438D3" w:rsidP="00E272F0">
      <w:pPr>
        <w:jc w:val="center"/>
      </w:pPr>
      <w:r>
        <w:pict>
          <v:shape id="_x0000_i1038" type="#_x0000_t75" style="width:449.25pt;height:252.75pt" o:allowoverlap="f">
            <v:imagedata r:id="rId42" o:title=""/>
          </v:shape>
        </w:pict>
      </w:r>
    </w:p>
    <w:p w:rsidR="000438D3" w:rsidRPr="008D7743" w:rsidRDefault="000438D3" w:rsidP="008D7743">
      <w:pPr>
        <w:ind w:left="720"/>
        <w:rPr>
          <w:rFonts w:ascii="Times New Roman" w:hAnsi="Times New Roman" w:cs="Times New Roman"/>
          <w:sz w:val="24"/>
          <w:szCs w:val="24"/>
        </w:rPr>
      </w:pPr>
      <w:r w:rsidRPr="008D7743">
        <w:rPr>
          <w:rFonts w:ascii="Times New Roman" w:hAnsi="Times New Roman" w:cs="Times New Roman"/>
          <w:sz w:val="24"/>
          <w:szCs w:val="24"/>
        </w:rPr>
        <w:t>A similar comparison for the equation’s slope can be seen, for the EDV and ESV, the more rings considered, the nearest the slope it is to 1, yet the EF slope is the highest at 21 rings.</w:t>
      </w:r>
    </w:p>
    <w:p w:rsidR="000438D3" w:rsidRDefault="000438D3" w:rsidP="00E272F0">
      <w:pPr>
        <w:ind w:left="720"/>
        <w:jc w:val="center"/>
      </w:pPr>
      <w:r>
        <w:pict>
          <v:shape id="_x0000_i1039" type="#_x0000_t75" style="width:458.25pt;height:225.75pt" o:allowoverlap="f">
            <v:imagedata r:id="rId43" o:title=""/>
          </v:shape>
        </w:pict>
      </w:r>
    </w:p>
    <w:p w:rsidR="000438D3" w:rsidRDefault="000438D3" w:rsidP="00E272F0">
      <w:pPr>
        <w:ind w:left="720"/>
        <w:rPr>
          <w:rFonts w:ascii="Times New Roman" w:hAnsi="Times New Roman" w:cs="Times New Roman"/>
          <w:sz w:val="24"/>
          <w:szCs w:val="24"/>
        </w:rPr>
      </w:pPr>
      <w:r>
        <w:rPr>
          <w:rFonts w:ascii="Times New Roman" w:hAnsi="Times New Roman" w:cs="Times New Roman"/>
          <w:sz w:val="24"/>
          <w:szCs w:val="24"/>
        </w:rPr>
        <w:t>The</w:t>
      </w:r>
      <w:r w:rsidRPr="008D7743">
        <w:rPr>
          <w:rFonts w:ascii="Times New Roman" w:hAnsi="Times New Roman" w:cs="Times New Roman"/>
          <w:sz w:val="24"/>
          <w:szCs w:val="24"/>
        </w:rPr>
        <w:t xml:space="preserve"> EDV and ESV y-intercept comparison for different number of rings considered show values closest to zero with 18 rings and goes higher with the number of rings. However the values are still considered relatively minor in comparison to the high volume values.</w:t>
      </w:r>
    </w:p>
    <w:p w:rsidR="000438D3" w:rsidRDefault="000438D3" w:rsidP="00E272F0">
      <w:pPr>
        <w:ind w:left="440" w:hanging="390"/>
        <w:jc w:val="center"/>
      </w:pPr>
      <w:r>
        <w:pict>
          <v:shape id="_x0000_i1040" type="#_x0000_t75" style="width:534pt;height:329.25pt">
            <v:imagedata r:id="rId44" o:title=""/>
          </v:shape>
        </w:pict>
      </w:r>
    </w:p>
    <w:p w:rsidR="000438D3" w:rsidRDefault="000438D3" w:rsidP="00581537">
      <w:pPr>
        <w:ind w:left="440" w:hanging="390"/>
        <w:rPr>
          <w:rFonts w:ascii="Times New Roman" w:hAnsi="Times New Roman" w:cs="Times New Roman"/>
          <w:i/>
          <w:sz w:val="24"/>
          <w:szCs w:val="24"/>
          <w:u w:val="single"/>
        </w:rPr>
      </w:pPr>
    </w:p>
    <w:p w:rsidR="000438D3" w:rsidRDefault="000438D3" w:rsidP="00581537">
      <w:pPr>
        <w:ind w:left="440" w:hanging="390"/>
        <w:rPr>
          <w:rFonts w:ascii="Times New Roman" w:hAnsi="Times New Roman" w:cs="Times New Roman"/>
          <w:i/>
          <w:sz w:val="24"/>
          <w:szCs w:val="24"/>
          <w:u w:val="single"/>
        </w:rPr>
      </w:pPr>
    </w:p>
    <w:p w:rsidR="000438D3" w:rsidRDefault="000438D3" w:rsidP="00581537">
      <w:pPr>
        <w:ind w:left="440" w:hanging="390"/>
        <w:rPr>
          <w:rFonts w:ascii="Times New Roman" w:hAnsi="Times New Roman" w:cs="Times New Roman"/>
          <w:i/>
          <w:sz w:val="24"/>
          <w:szCs w:val="24"/>
          <w:u w:val="single"/>
        </w:rPr>
      </w:pPr>
    </w:p>
    <w:p w:rsidR="000438D3" w:rsidRDefault="000438D3" w:rsidP="00581537">
      <w:pPr>
        <w:ind w:left="440" w:hanging="390"/>
        <w:rPr>
          <w:rFonts w:ascii="Times New Roman" w:hAnsi="Times New Roman" w:cs="Times New Roman"/>
          <w:i/>
          <w:sz w:val="24"/>
          <w:szCs w:val="24"/>
          <w:u w:val="single"/>
        </w:rPr>
      </w:pPr>
      <w:r>
        <w:rPr>
          <w:rFonts w:ascii="Times New Roman" w:hAnsi="Times New Roman" w:cs="Times New Roman"/>
          <w:i/>
          <w:sz w:val="24"/>
          <w:szCs w:val="24"/>
          <w:u w:val="single"/>
        </w:rPr>
        <w:t>Additional comment on Results and Comparison</w:t>
      </w:r>
      <w:r w:rsidRPr="008D7743">
        <w:rPr>
          <w:rFonts w:ascii="Times New Roman" w:hAnsi="Times New Roman" w:cs="Times New Roman"/>
          <w:i/>
          <w:sz w:val="24"/>
          <w:szCs w:val="24"/>
          <w:u w:val="single"/>
        </w:rPr>
        <w:t>:</w:t>
      </w:r>
    </w:p>
    <w:p w:rsidR="000438D3" w:rsidRPr="00E91DA9" w:rsidRDefault="000438D3" w:rsidP="00697E40">
      <w:pPr>
        <w:ind w:left="440" w:hanging="390"/>
        <w:rPr>
          <w:rFonts w:ascii="Times New Roman" w:hAnsi="Times New Roman" w:cs="Times New Roman"/>
          <w:iCs/>
          <w:sz w:val="24"/>
          <w:szCs w:val="24"/>
        </w:rPr>
      </w:pPr>
      <w:r>
        <w:rPr>
          <w:rFonts w:ascii="Times New Roman" w:hAnsi="Times New Roman" w:cs="Times New Roman"/>
          <w:iCs/>
          <w:sz w:val="24"/>
          <w:szCs w:val="24"/>
        </w:rPr>
        <w:t>Another attempt at gathering random human scans must be made, yet cover a larger age rage and include both healthy and defected heart scans.  The program’s validity must be verified in all possible cases.  Having such spread out data should, theoretically, give a better insight on the correlation between both programs, whereas data of close range increase the error margin in the calculations. In addition, thorough Inner and Inter user variability tests must be made, to insure quality insurance as well as results’ consistency when the program is used by different users or the same user multiple times. It has not been established yet, however the speculations are that FlowQuant’s automation over 4DM’s manual handling offers more consistency in its results, and less user intervention.</w:t>
      </w:r>
    </w:p>
    <w:p w:rsidR="000438D3" w:rsidRPr="00581537" w:rsidRDefault="000438D3" w:rsidP="00581537">
      <w:pPr>
        <w:ind w:left="440" w:hanging="390"/>
        <w:rPr>
          <w:rFonts w:ascii="Times New Roman" w:hAnsi="Times New Roman" w:cs="Times New Roman"/>
          <w:iCs/>
          <w:sz w:val="24"/>
          <w:szCs w:val="24"/>
        </w:rPr>
      </w:pPr>
    </w:p>
    <w:p w:rsidR="000438D3" w:rsidRPr="008D7743" w:rsidRDefault="000438D3" w:rsidP="00923C15">
      <w:pPr>
        <w:numPr>
          <w:ilvl w:val="0"/>
          <w:numId w:val="11"/>
        </w:numPr>
        <w:rPr>
          <w:rFonts w:ascii="Times New Roman" w:hAnsi="Times New Roman" w:cs="Times New Roman"/>
          <w:b/>
          <w:kern w:val="32"/>
          <w:sz w:val="36"/>
          <w:szCs w:val="36"/>
          <w:lang w:val="en-CA"/>
        </w:rPr>
      </w:pPr>
      <w:r w:rsidRPr="008D7743">
        <w:rPr>
          <w:rFonts w:ascii="Times New Roman" w:hAnsi="Times New Roman" w:cs="Times New Roman"/>
          <w:b/>
          <w:kern w:val="32"/>
          <w:sz w:val="36"/>
          <w:szCs w:val="36"/>
          <w:lang w:val="en-CA"/>
        </w:rPr>
        <w:t xml:space="preserve">FlowQuant </w:t>
      </w:r>
      <w:r>
        <w:rPr>
          <w:rFonts w:ascii="Times New Roman" w:hAnsi="Times New Roman" w:cs="Times New Roman"/>
          <w:b/>
          <w:kern w:val="32"/>
          <w:sz w:val="36"/>
          <w:szCs w:val="36"/>
          <w:lang w:val="en-CA"/>
        </w:rPr>
        <w:t>advantage over</w:t>
      </w:r>
      <w:r w:rsidRPr="008D7743">
        <w:rPr>
          <w:rFonts w:ascii="Times New Roman" w:hAnsi="Times New Roman" w:cs="Times New Roman"/>
          <w:b/>
          <w:kern w:val="32"/>
          <w:sz w:val="36"/>
          <w:szCs w:val="36"/>
          <w:lang w:val="en-CA"/>
        </w:rPr>
        <w:t xml:space="preserve"> 4DM:</w:t>
      </w:r>
    </w:p>
    <w:p w:rsidR="000438D3" w:rsidRPr="008D7743" w:rsidRDefault="000438D3" w:rsidP="008B0D89">
      <w:pPr>
        <w:ind w:left="720"/>
        <w:rPr>
          <w:rFonts w:ascii="Times New Roman" w:hAnsi="Times New Roman" w:cs="Times New Roman"/>
          <w:sz w:val="24"/>
          <w:szCs w:val="24"/>
        </w:rPr>
      </w:pPr>
      <w:r w:rsidRPr="008D7743">
        <w:rPr>
          <w:rFonts w:ascii="Times New Roman" w:hAnsi="Times New Roman" w:cs="Times New Roman"/>
          <w:sz w:val="24"/>
          <w:szCs w:val="24"/>
        </w:rPr>
        <w:t>FlowQuant is as automated as possible allowing the least user intervention, yet still holds extremely good agreement with 4DM results regardless of interventi</w:t>
      </w:r>
      <w:r>
        <w:rPr>
          <w:rFonts w:ascii="Times New Roman" w:hAnsi="Times New Roman" w:cs="Times New Roman"/>
          <w:sz w:val="24"/>
          <w:szCs w:val="24"/>
        </w:rPr>
        <w:t>on. T</w:t>
      </w:r>
      <w:r w:rsidRPr="008D7743">
        <w:rPr>
          <w:rFonts w:ascii="Times New Roman" w:hAnsi="Times New Roman" w:cs="Times New Roman"/>
          <w:sz w:val="24"/>
          <w:szCs w:val="24"/>
        </w:rPr>
        <w:t>he results are not sensitive to the user in FlowQuant.</w:t>
      </w:r>
    </w:p>
    <w:p w:rsidR="000438D3" w:rsidRPr="008D7743" w:rsidRDefault="000438D3" w:rsidP="00655912">
      <w:pPr>
        <w:ind w:left="720"/>
        <w:rPr>
          <w:rFonts w:ascii="Times New Roman" w:hAnsi="Times New Roman" w:cs="Times New Roman"/>
          <w:sz w:val="24"/>
          <w:szCs w:val="24"/>
        </w:rPr>
      </w:pPr>
      <w:r w:rsidRPr="008D7743">
        <w:rPr>
          <w:rFonts w:ascii="Times New Roman" w:hAnsi="Times New Roman" w:cs="Times New Roman"/>
          <w:sz w:val="24"/>
          <w:szCs w:val="24"/>
        </w:rPr>
        <w:t>The automation is beneficial to routine clinic work allowing reduced workload,</w:t>
      </w:r>
      <w:r>
        <w:rPr>
          <w:rFonts w:ascii="Times New Roman" w:hAnsi="Times New Roman" w:cs="Times New Roman"/>
          <w:sz w:val="24"/>
          <w:szCs w:val="24"/>
        </w:rPr>
        <w:t xml:space="preserve"> least or no </w:t>
      </w:r>
      <w:r w:rsidRPr="008D7743">
        <w:rPr>
          <w:rFonts w:ascii="Times New Roman" w:hAnsi="Times New Roman" w:cs="Times New Roman"/>
          <w:sz w:val="24"/>
          <w:szCs w:val="24"/>
        </w:rPr>
        <w:t xml:space="preserve">inner-variability </w:t>
      </w:r>
      <w:r>
        <w:rPr>
          <w:rFonts w:ascii="Times New Roman" w:hAnsi="Times New Roman" w:cs="Times New Roman"/>
          <w:sz w:val="24"/>
          <w:szCs w:val="24"/>
        </w:rPr>
        <w:t>or</w:t>
      </w:r>
      <w:r w:rsidRPr="008D7743">
        <w:rPr>
          <w:rFonts w:ascii="Times New Roman" w:hAnsi="Times New Roman" w:cs="Times New Roman"/>
          <w:sz w:val="24"/>
          <w:szCs w:val="24"/>
        </w:rPr>
        <w:t xml:space="preserve"> inter-variability in FlowQuant</w:t>
      </w:r>
      <w:r>
        <w:rPr>
          <w:rFonts w:ascii="Times New Roman" w:hAnsi="Times New Roman" w:cs="Times New Roman"/>
          <w:sz w:val="24"/>
          <w:szCs w:val="24"/>
        </w:rPr>
        <w:t xml:space="preserve"> whereas </w:t>
      </w:r>
      <w:r w:rsidRPr="008D7743">
        <w:rPr>
          <w:rFonts w:ascii="Times New Roman" w:hAnsi="Times New Roman" w:cs="Times New Roman"/>
          <w:sz w:val="24"/>
          <w:szCs w:val="24"/>
        </w:rPr>
        <w:t>4DM’s manual dependence allow</w:t>
      </w:r>
      <w:r>
        <w:rPr>
          <w:rFonts w:ascii="Times New Roman" w:hAnsi="Times New Roman" w:cs="Times New Roman"/>
          <w:sz w:val="24"/>
          <w:szCs w:val="24"/>
        </w:rPr>
        <w:t>s</w:t>
      </w:r>
      <w:r w:rsidRPr="008D7743">
        <w:rPr>
          <w:rFonts w:ascii="Times New Roman" w:hAnsi="Times New Roman" w:cs="Times New Roman"/>
          <w:sz w:val="24"/>
          <w:szCs w:val="24"/>
        </w:rPr>
        <w:t xml:space="preserve"> great variability each time the scan is processed. The experience using the program is not as essential in FlowQuant as it is to 4DM due its automation, whereas familiarity with manually defining the wall contours is indispensable to process the scan and obtaining acceptable results</w:t>
      </w:r>
      <w:r w:rsidRPr="00655912">
        <w:rPr>
          <w:rFonts w:ascii="Times New Roman" w:hAnsi="Times New Roman" w:cs="Times New Roman"/>
          <w:sz w:val="24"/>
          <w:szCs w:val="24"/>
        </w:rPr>
        <w:t xml:space="preserve"> </w:t>
      </w:r>
      <w:r w:rsidRPr="008D7743">
        <w:rPr>
          <w:rFonts w:ascii="Times New Roman" w:hAnsi="Times New Roman" w:cs="Times New Roman"/>
          <w:sz w:val="24"/>
          <w:szCs w:val="24"/>
        </w:rPr>
        <w:t>in 4DM.</w:t>
      </w:r>
    </w:p>
    <w:p w:rsidR="000438D3" w:rsidRPr="008D7743" w:rsidRDefault="000438D3" w:rsidP="008D7743">
      <w:pPr>
        <w:ind w:left="720"/>
        <w:rPr>
          <w:rFonts w:ascii="Times New Roman" w:hAnsi="Times New Roman" w:cs="Times New Roman"/>
          <w:sz w:val="24"/>
          <w:szCs w:val="24"/>
        </w:rPr>
      </w:pPr>
      <w:r w:rsidRPr="008D7743">
        <w:rPr>
          <w:rFonts w:ascii="Times New Roman" w:hAnsi="Times New Roman" w:cs="Times New Roman"/>
          <w:sz w:val="24"/>
          <w:szCs w:val="24"/>
        </w:rPr>
        <w:t>It is safe to say that the updated version of FlowQuant, if continuously improved over time, can eventually even challenge 4DM to its title of “The Program of Choice”.</w:t>
      </w:r>
    </w:p>
    <w:p w:rsidR="000438D3" w:rsidRPr="008D7743" w:rsidRDefault="000438D3" w:rsidP="008D7743">
      <w:pPr>
        <w:ind w:left="720"/>
        <w:rPr>
          <w:rFonts w:ascii="Times New Roman" w:hAnsi="Times New Roman" w:cs="Times New Roman"/>
          <w:b/>
          <w:shadow/>
          <w:sz w:val="40"/>
          <w:szCs w:val="44"/>
          <w:u w:val="single"/>
        </w:rPr>
      </w:pPr>
      <w:r w:rsidRPr="008D7743">
        <w:rPr>
          <w:rFonts w:ascii="Times New Roman" w:hAnsi="Times New Roman" w:cs="Times New Roman"/>
          <w:sz w:val="24"/>
          <w:szCs w:val="24"/>
        </w:rPr>
        <w:br w:type="page"/>
      </w:r>
    </w:p>
    <w:p w:rsidR="000438D3" w:rsidRPr="00C87197" w:rsidRDefault="000438D3" w:rsidP="00165287">
      <w:pPr>
        <w:numPr>
          <w:ilvl w:val="0"/>
          <w:numId w:val="4"/>
        </w:numPr>
        <w:tabs>
          <w:tab w:val="num" w:pos="-880"/>
        </w:tabs>
        <w:ind w:left="1960"/>
        <w:rPr>
          <w:rFonts w:ascii="Times New Roman" w:hAnsi="Times New Roman" w:cs="Times New Roman"/>
          <w:b/>
          <w:shadow/>
          <w:sz w:val="60"/>
          <w:szCs w:val="60"/>
          <w:u w:val="single"/>
        </w:rPr>
      </w:pPr>
      <w:r w:rsidRPr="00C87197">
        <w:rPr>
          <w:rFonts w:ascii="Times New Roman" w:hAnsi="Times New Roman" w:cs="Times New Roman"/>
          <w:b/>
          <w:shadow/>
          <w:sz w:val="60"/>
          <w:szCs w:val="60"/>
          <w:u w:val="single"/>
        </w:rPr>
        <w:t>UNIX Support Feature</w:t>
      </w:r>
    </w:p>
    <w:p w:rsidR="000438D3" w:rsidRPr="008D7743" w:rsidRDefault="000438D3" w:rsidP="00165287">
      <w:pPr>
        <w:pStyle w:val="Heading1"/>
        <w:numPr>
          <w:ilvl w:val="0"/>
          <w:numId w:val="15"/>
        </w:numPr>
        <w:tabs>
          <w:tab w:val="num" w:pos="-220"/>
        </w:tabs>
        <w:rPr>
          <w:rFonts w:ascii="Times New Roman" w:hAnsi="Times New Roman" w:cs="Times New Roman"/>
          <w:bCs w:val="0"/>
          <w:sz w:val="36"/>
          <w:szCs w:val="36"/>
        </w:rPr>
      </w:pPr>
      <w:r w:rsidRPr="008D7743">
        <w:rPr>
          <w:rFonts w:ascii="Times New Roman" w:hAnsi="Times New Roman" w:cs="Times New Roman"/>
          <w:bCs w:val="0"/>
          <w:sz w:val="36"/>
          <w:szCs w:val="36"/>
        </w:rPr>
        <w:t>Introduction</w:t>
      </w:r>
    </w:p>
    <w:p w:rsidR="000438D3" w:rsidRPr="008D7743" w:rsidRDefault="000438D3" w:rsidP="008D7743">
      <w:pPr>
        <w:ind w:left="720"/>
        <w:rPr>
          <w:rFonts w:ascii="Times New Roman" w:hAnsi="Times New Roman" w:cs="Times New Roman"/>
          <w:lang w:val="en-CA"/>
        </w:rPr>
      </w:pPr>
    </w:p>
    <w:p w:rsidR="000438D3" w:rsidRPr="008D7743" w:rsidRDefault="000438D3" w:rsidP="00CE484F">
      <w:pPr>
        <w:ind w:left="720"/>
        <w:rPr>
          <w:rFonts w:ascii="Times New Roman" w:hAnsi="Times New Roman" w:cs="Times New Roman"/>
          <w:sz w:val="24"/>
          <w:szCs w:val="24"/>
        </w:rPr>
      </w:pPr>
      <w:r w:rsidRPr="008D7743">
        <w:rPr>
          <w:rFonts w:ascii="Times New Roman" w:hAnsi="Times New Roman" w:cs="Times New Roman"/>
          <w:sz w:val="24"/>
          <w:szCs w:val="24"/>
        </w:rPr>
        <w:t xml:space="preserve">As for the second part of the workload done this summer, it </w:t>
      </w:r>
      <w:r>
        <w:rPr>
          <w:rFonts w:ascii="Times New Roman" w:hAnsi="Times New Roman" w:cs="Times New Roman"/>
          <w:sz w:val="24"/>
          <w:szCs w:val="24"/>
        </w:rPr>
        <w:t>is safe to acknowledge</w:t>
      </w:r>
      <w:r w:rsidRPr="008D7743">
        <w:rPr>
          <w:rFonts w:ascii="Times New Roman" w:hAnsi="Times New Roman" w:cs="Times New Roman"/>
          <w:sz w:val="24"/>
          <w:szCs w:val="24"/>
        </w:rPr>
        <w:t xml:space="preserve"> that UNIX platf</w:t>
      </w:r>
      <w:r>
        <w:rPr>
          <w:rFonts w:ascii="Times New Roman" w:hAnsi="Times New Roman" w:cs="Times New Roman"/>
          <w:sz w:val="24"/>
          <w:szCs w:val="24"/>
        </w:rPr>
        <w:t>orms are currently considered</w:t>
      </w:r>
      <w:r w:rsidRPr="008D7743">
        <w:rPr>
          <w:rFonts w:ascii="Times New Roman" w:hAnsi="Times New Roman" w:cs="Times New Roman"/>
          <w:sz w:val="24"/>
          <w:szCs w:val="24"/>
        </w:rPr>
        <w:t xml:space="preserve"> the most reliable systems, since they provide very powerful servers that can run basically at non-stop rate, while handling a lot of studies at the same time. Therefore, UOHI sought to replace the current PC platforms with UNIX platforms for their reliability, an important factor to be considered at a vital location like a hospital, where any system failure can result in catastrophic </w:t>
      </w:r>
      <w:r>
        <w:rPr>
          <w:rFonts w:ascii="Times New Roman" w:hAnsi="Times New Roman" w:cs="Times New Roman"/>
          <w:sz w:val="24"/>
          <w:szCs w:val="24"/>
        </w:rPr>
        <w:t>consequences. To accommodate s</w:t>
      </w:r>
      <w:r w:rsidRPr="008D7743">
        <w:rPr>
          <w:rFonts w:ascii="Times New Roman" w:hAnsi="Times New Roman" w:cs="Times New Roman"/>
          <w:sz w:val="24"/>
          <w:szCs w:val="24"/>
        </w:rPr>
        <w:t>the hospital’s needs of the new operating systems, FlowQuant was revised and modified to achieve the ability to work flawlessly on PC and on UNIX simultaneously.</w:t>
      </w:r>
    </w:p>
    <w:p w:rsidR="000438D3" w:rsidRPr="008D7743" w:rsidRDefault="000438D3" w:rsidP="00165287">
      <w:pPr>
        <w:pStyle w:val="Heading1"/>
        <w:numPr>
          <w:ilvl w:val="0"/>
          <w:numId w:val="15"/>
        </w:numPr>
        <w:tabs>
          <w:tab w:val="left" w:pos="0"/>
        </w:tabs>
        <w:rPr>
          <w:rFonts w:ascii="Times New Roman" w:hAnsi="Times New Roman" w:cs="Times New Roman"/>
          <w:bCs w:val="0"/>
          <w:sz w:val="36"/>
          <w:szCs w:val="36"/>
        </w:rPr>
      </w:pPr>
      <w:r w:rsidRPr="008D7743">
        <w:rPr>
          <w:rFonts w:ascii="Times New Roman" w:hAnsi="Times New Roman" w:cs="Times New Roman"/>
          <w:bCs w:val="0"/>
          <w:sz w:val="36"/>
          <w:szCs w:val="36"/>
        </w:rPr>
        <w:t>Methodology</w:t>
      </w:r>
    </w:p>
    <w:p w:rsidR="000438D3" w:rsidRPr="008D7743" w:rsidRDefault="000438D3" w:rsidP="008D7743">
      <w:pPr>
        <w:ind w:left="720"/>
        <w:rPr>
          <w:rFonts w:ascii="Times New Roman" w:hAnsi="Times New Roman" w:cs="Times New Roman"/>
          <w:lang w:val="en-CA"/>
        </w:rPr>
      </w:pPr>
    </w:p>
    <w:p w:rsidR="000438D3" w:rsidRPr="008D7743" w:rsidRDefault="000438D3" w:rsidP="008D7743">
      <w:pPr>
        <w:ind w:left="720"/>
        <w:rPr>
          <w:rFonts w:ascii="Times New Roman" w:hAnsi="Times New Roman" w:cs="Times New Roman"/>
          <w:sz w:val="24"/>
          <w:szCs w:val="24"/>
        </w:rPr>
      </w:pPr>
      <w:r w:rsidRPr="008D7743">
        <w:rPr>
          <w:rFonts w:ascii="Times New Roman" w:hAnsi="Times New Roman" w:cs="Times New Roman"/>
          <w:sz w:val="24"/>
          <w:szCs w:val="24"/>
        </w:rPr>
        <w:t>The UNIX operating system (</w:t>
      </w:r>
      <w:r>
        <w:rPr>
          <w:rFonts w:ascii="Times New Roman" w:hAnsi="Times New Roman" w:cs="Times New Roman"/>
          <w:sz w:val="24"/>
          <w:szCs w:val="24"/>
        </w:rPr>
        <w:t xml:space="preserve">Unix </w:t>
      </w:r>
      <w:r w:rsidRPr="008D7743">
        <w:rPr>
          <w:rFonts w:ascii="Times New Roman" w:hAnsi="Times New Roman" w:cs="Times New Roman"/>
          <w:sz w:val="24"/>
          <w:szCs w:val="24"/>
        </w:rPr>
        <w:t>OS) holds certain characteristics that are not similar to PC OS.</w:t>
      </w:r>
      <w:r>
        <w:rPr>
          <w:rFonts w:ascii="Times New Roman" w:hAnsi="Times New Roman" w:cs="Times New Roman"/>
          <w:sz w:val="24"/>
          <w:szCs w:val="24"/>
        </w:rPr>
        <w:t xml:space="preserve"> </w:t>
      </w:r>
      <w:r w:rsidRPr="008D7743">
        <w:rPr>
          <w:rFonts w:ascii="Times New Roman" w:hAnsi="Times New Roman" w:cs="Times New Roman"/>
          <w:sz w:val="24"/>
          <w:szCs w:val="24"/>
        </w:rPr>
        <w:t>Among those characteristics are: The Case Sensitivity in UNIX, UNIX’s forward slash versus PC’s backward slash in directories names,  UNIX specific paths and locations of particular files or tools.</w:t>
      </w:r>
    </w:p>
    <w:p w:rsidR="000438D3" w:rsidRPr="008D7743" w:rsidRDefault="000438D3" w:rsidP="00096954">
      <w:pPr>
        <w:numPr>
          <w:ilvl w:val="0"/>
          <w:numId w:val="16"/>
        </w:numPr>
        <w:tabs>
          <w:tab w:val="left" w:pos="1035"/>
        </w:tabs>
        <w:rPr>
          <w:rFonts w:ascii="Times New Roman" w:hAnsi="Times New Roman" w:cs="Times New Roman"/>
          <w:i/>
          <w:sz w:val="24"/>
          <w:szCs w:val="24"/>
          <w:u w:val="single"/>
        </w:rPr>
      </w:pPr>
      <w:r w:rsidRPr="008D7743">
        <w:rPr>
          <w:rFonts w:ascii="Times New Roman" w:hAnsi="Times New Roman" w:cs="Times New Roman"/>
          <w:i/>
          <w:sz w:val="24"/>
          <w:szCs w:val="24"/>
          <w:u w:val="single"/>
        </w:rPr>
        <w:t>Case Sensitivity Mismatch:</w:t>
      </w:r>
    </w:p>
    <w:p w:rsidR="000438D3" w:rsidRPr="008D7743" w:rsidRDefault="000438D3" w:rsidP="006634DB">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rPr>
        <w:t>Since UNIX emphasizes on case sensitivity, running the FlowQuant program before</w:t>
      </w:r>
      <w:r>
        <w:rPr>
          <w:rFonts w:ascii="Times New Roman" w:hAnsi="Times New Roman" w:cs="Times New Roman"/>
          <w:sz w:val="24"/>
          <w:szCs w:val="24"/>
        </w:rPr>
        <w:t xml:space="preserve"> on UNIX OS resulted in crashes, and </w:t>
      </w:r>
      <w:r w:rsidRPr="008D7743">
        <w:rPr>
          <w:rFonts w:ascii="Times New Roman" w:hAnsi="Times New Roman" w:cs="Times New Roman"/>
          <w:sz w:val="24"/>
          <w:szCs w:val="24"/>
        </w:rPr>
        <w:t>logical errors, mainly due to the</w:t>
      </w:r>
      <w:r>
        <w:rPr>
          <w:rFonts w:ascii="Times New Roman" w:hAnsi="Times New Roman" w:cs="Times New Roman"/>
          <w:sz w:val="24"/>
          <w:szCs w:val="24"/>
        </w:rPr>
        <w:t xml:space="preserve"> program’s</w:t>
      </w:r>
      <w:r w:rsidRPr="008D7743">
        <w:rPr>
          <w:rFonts w:ascii="Times New Roman" w:hAnsi="Times New Roman" w:cs="Times New Roman"/>
          <w:sz w:val="24"/>
          <w:szCs w:val="24"/>
        </w:rPr>
        <w:t xml:space="preserve"> inability to locate certain files on the computer because of a case sensitivity mismatch in the file’s name </w:t>
      </w:r>
      <w:r>
        <w:rPr>
          <w:rFonts w:ascii="Times New Roman" w:hAnsi="Times New Roman" w:cs="Times New Roman"/>
          <w:sz w:val="24"/>
          <w:szCs w:val="24"/>
        </w:rPr>
        <w:t>and</w:t>
      </w:r>
      <w:r w:rsidRPr="008D7743">
        <w:rPr>
          <w:rFonts w:ascii="Times New Roman" w:hAnsi="Times New Roman" w:cs="Times New Roman"/>
          <w:sz w:val="24"/>
          <w:szCs w:val="24"/>
        </w:rPr>
        <w:t xml:space="preserve"> the name used to in </w:t>
      </w:r>
      <w:r>
        <w:rPr>
          <w:rFonts w:ascii="Times New Roman" w:hAnsi="Times New Roman" w:cs="Times New Roman"/>
          <w:sz w:val="24"/>
          <w:szCs w:val="24"/>
        </w:rPr>
        <w:t>the code</w:t>
      </w:r>
      <w:r w:rsidRPr="008D7743">
        <w:rPr>
          <w:rFonts w:ascii="Times New Roman" w:hAnsi="Times New Roman" w:cs="Times New Roman"/>
          <w:sz w:val="24"/>
          <w:szCs w:val="24"/>
        </w:rPr>
        <w:t xml:space="preserve">. PC operating systems do not take into account case sensitivity, therefore these error do not show </w:t>
      </w:r>
      <w:r>
        <w:rPr>
          <w:rFonts w:ascii="Times New Roman" w:hAnsi="Times New Roman" w:cs="Times New Roman"/>
          <w:sz w:val="24"/>
          <w:szCs w:val="24"/>
        </w:rPr>
        <w:t>on those platforms. I</w:t>
      </w:r>
      <w:r w:rsidRPr="008D7743">
        <w:rPr>
          <w:rFonts w:ascii="Times New Roman" w:hAnsi="Times New Roman" w:cs="Times New Roman"/>
          <w:sz w:val="24"/>
          <w:szCs w:val="24"/>
        </w:rPr>
        <w:t>n order to create a single version supporting both platforms, some hardcoded file names where modified to match t</w:t>
      </w:r>
      <w:r>
        <w:rPr>
          <w:rFonts w:ascii="Times New Roman" w:hAnsi="Times New Roman" w:cs="Times New Roman"/>
          <w:sz w:val="24"/>
          <w:szCs w:val="24"/>
        </w:rPr>
        <w:t>he case sensitivity of the file name</w:t>
      </w:r>
      <w:r w:rsidRPr="008D7743">
        <w:rPr>
          <w:rFonts w:ascii="Times New Roman" w:hAnsi="Times New Roman" w:cs="Times New Roman"/>
          <w:sz w:val="24"/>
          <w:szCs w:val="24"/>
        </w:rPr>
        <w:t xml:space="preserve">, whereas </w:t>
      </w:r>
      <w:r>
        <w:rPr>
          <w:rFonts w:ascii="Times New Roman" w:hAnsi="Times New Roman" w:cs="Times New Roman"/>
          <w:sz w:val="24"/>
          <w:szCs w:val="24"/>
        </w:rPr>
        <w:t>some other files</w:t>
      </w:r>
      <w:r w:rsidRPr="008D7743">
        <w:rPr>
          <w:rFonts w:ascii="Times New Roman" w:hAnsi="Times New Roman" w:cs="Times New Roman"/>
          <w:sz w:val="24"/>
          <w:szCs w:val="24"/>
        </w:rPr>
        <w:t xml:space="preserve"> where changed on the drive itself to overwrite their non-case-sensitive aliases, for faster editing of the program.</w:t>
      </w:r>
    </w:p>
    <w:p w:rsidR="000438D3" w:rsidRPr="008D7743" w:rsidRDefault="000438D3" w:rsidP="008D7743">
      <w:pPr>
        <w:tabs>
          <w:tab w:val="left" w:pos="1035"/>
        </w:tabs>
        <w:ind w:left="720"/>
        <w:rPr>
          <w:rFonts w:ascii="Times New Roman" w:hAnsi="Times New Roman" w:cs="Times New Roman"/>
          <w:i/>
          <w:sz w:val="24"/>
          <w:szCs w:val="24"/>
          <w:u w:val="single"/>
        </w:rPr>
      </w:pPr>
      <w:r>
        <w:rPr>
          <w:rFonts w:ascii="Times New Roman" w:hAnsi="Times New Roman" w:cs="Times New Roman"/>
          <w:sz w:val="24"/>
          <w:szCs w:val="24"/>
        </w:rPr>
        <w:t>One point</w:t>
      </w:r>
      <w:r w:rsidRPr="008D7743">
        <w:rPr>
          <w:rFonts w:ascii="Times New Roman" w:hAnsi="Times New Roman" w:cs="Times New Roman"/>
          <w:sz w:val="24"/>
          <w:szCs w:val="24"/>
        </w:rPr>
        <w:t xml:space="preserve"> to consider from now on: during the implementation of later versions of </w:t>
      </w:r>
      <w:r>
        <w:rPr>
          <w:rFonts w:ascii="Times New Roman" w:hAnsi="Times New Roman" w:cs="Times New Roman"/>
          <w:sz w:val="24"/>
          <w:szCs w:val="24"/>
        </w:rPr>
        <w:t>FlowQuant, the programmers need</w:t>
      </w:r>
      <w:r w:rsidRPr="008D7743">
        <w:rPr>
          <w:rFonts w:ascii="Times New Roman" w:hAnsi="Times New Roman" w:cs="Times New Roman"/>
          <w:sz w:val="24"/>
          <w:szCs w:val="24"/>
        </w:rPr>
        <w:t xml:space="preserve"> to verify case sensitivity matching to avoid future errors.</w:t>
      </w:r>
    </w:p>
    <w:p w:rsidR="000438D3" w:rsidRPr="008D7743" w:rsidRDefault="000438D3" w:rsidP="00B02773">
      <w:pPr>
        <w:numPr>
          <w:ilvl w:val="0"/>
          <w:numId w:val="16"/>
        </w:numPr>
        <w:tabs>
          <w:tab w:val="num" w:pos="-550"/>
          <w:tab w:val="left" w:pos="1035"/>
        </w:tabs>
        <w:rPr>
          <w:rFonts w:ascii="Times New Roman" w:hAnsi="Times New Roman" w:cs="Times New Roman"/>
          <w:i/>
          <w:sz w:val="24"/>
          <w:szCs w:val="24"/>
          <w:u w:val="single"/>
        </w:rPr>
      </w:pPr>
      <w:r w:rsidRPr="008D7743">
        <w:rPr>
          <w:rFonts w:ascii="Times New Roman" w:hAnsi="Times New Roman" w:cs="Times New Roman"/>
          <w:i/>
          <w:sz w:val="24"/>
          <w:szCs w:val="24"/>
          <w:u w:val="single"/>
        </w:rPr>
        <w:t>Backward/Forward slash dilemma:</w:t>
      </w:r>
    </w:p>
    <w:p w:rsidR="000438D3" w:rsidRPr="008D7743" w:rsidRDefault="000438D3" w:rsidP="00D75394">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rPr>
        <w:t>UNIX based operating systems use forward slashes to define a directory or file path location. Having hardcoded backward slashes result</w:t>
      </w:r>
      <w:r>
        <w:rPr>
          <w:rFonts w:ascii="Times New Roman" w:hAnsi="Times New Roman" w:cs="Times New Roman"/>
          <w:sz w:val="24"/>
          <w:szCs w:val="24"/>
        </w:rPr>
        <w:t>s</w:t>
      </w:r>
      <w:r w:rsidRPr="008D7743">
        <w:rPr>
          <w:rFonts w:ascii="Times New Roman" w:hAnsi="Times New Roman" w:cs="Times New Roman"/>
          <w:sz w:val="24"/>
          <w:szCs w:val="24"/>
        </w:rPr>
        <w:t xml:space="preserve"> in similar errors to the ones created by case sensitivity mismatches.  PC OS does not take into account the difference between two the slashes, therefore this error never popped up before. FlowQuant now adopts a function </w:t>
      </w:r>
      <w:r>
        <w:rPr>
          <w:rFonts w:ascii="Times New Roman" w:hAnsi="Times New Roman" w:cs="Times New Roman"/>
          <w:sz w:val="24"/>
          <w:szCs w:val="24"/>
        </w:rPr>
        <w:t>entitled</w:t>
      </w:r>
      <w:r w:rsidRPr="008D7743">
        <w:rPr>
          <w:rFonts w:ascii="Times New Roman" w:hAnsi="Times New Roman" w:cs="Times New Roman"/>
          <w:sz w:val="24"/>
          <w:szCs w:val="24"/>
        </w:rPr>
        <w:t xml:space="preserve"> “filesep” that can detect the type of the operating system currently available and return a forward or backward slash to serve requirements. A MANUAL search/modification of the hardcoded backward slashes </w:t>
      </w:r>
      <w:r>
        <w:rPr>
          <w:rFonts w:ascii="Times New Roman" w:hAnsi="Times New Roman" w:cs="Times New Roman"/>
          <w:sz w:val="24"/>
          <w:szCs w:val="24"/>
        </w:rPr>
        <w:t>had to be conducted word for word</w:t>
      </w:r>
      <w:r w:rsidRPr="008D7743">
        <w:rPr>
          <w:rFonts w:ascii="Times New Roman" w:hAnsi="Times New Roman" w:cs="Times New Roman"/>
          <w:sz w:val="24"/>
          <w:szCs w:val="24"/>
        </w:rPr>
        <w:t xml:space="preserve"> by me, changing all slashes into “filesep” </w:t>
      </w:r>
      <w:r>
        <w:rPr>
          <w:rFonts w:ascii="Times New Roman" w:hAnsi="Times New Roman" w:cs="Times New Roman"/>
          <w:sz w:val="24"/>
          <w:szCs w:val="24"/>
        </w:rPr>
        <w:t>call</w:t>
      </w:r>
      <w:r w:rsidRPr="008D7743">
        <w:rPr>
          <w:rFonts w:ascii="Times New Roman" w:hAnsi="Times New Roman" w:cs="Times New Roman"/>
          <w:sz w:val="24"/>
          <w:szCs w:val="24"/>
        </w:rPr>
        <w:t>s.</w:t>
      </w:r>
    </w:p>
    <w:p w:rsidR="000438D3" w:rsidRPr="008D7743" w:rsidRDefault="000438D3" w:rsidP="00B02773">
      <w:pPr>
        <w:numPr>
          <w:ilvl w:val="0"/>
          <w:numId w:val="16"/>
        </w:numPr>
        <w:tabs>
          <w:tab w:val="num" w:pos="-1320"/>
        </w:tabs>
        <w:rPr>
          <w:rFonts w:ascii="Times New Roman" w:hAnsi="Times New Roman" w:cs="Times New Roman"/>
          <w:i/>
          <w:sz w:val="24"/>
          <w:szCs w:val="24"/>
          <w:u w:val="single"/>
        </w:rPr>
      </w:pPr>
      <w:r w:rsidRPr="008D7743">
        <w:rPr>
          <w:rFonts w:ascii="Times New Roman" w:hAnsi="Times New Roman" w:cs="Times New Roman"/>
          <w:i/>
          <w:sz w:val="24"/>
          <w:szCs w:val="24"/>
          <w:u w:val="single"/>
        </w:rPr>
        <w:t>UNIX paths and tools:</w:t>
      </w:r>
    </w:p>
    <w:p w:rsidR="000438D3" w:rsidRPr="008D7743" w:rsidRDefault="000438D3" w:rsidP="00D75394">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rPr>
        <w:t>Unlike the PC operating system, the UNIX operating systems rely heavily on</w:t>
      </w:r>
      <w:r>
        <w:rPr>
          <w:rFonts w:ascii="Times New Roman" w:hAnsi="Times New Roman" w:cs="Times New Roman"/>
          <w:sz w:val="24"/>
          <w:szCs w:val="24"/>
        </w:rPr>
        <w:t xml:space="preserve"> the Terminal</w:t>
      </w:r>
      <w:r w:rsidRPr="008D7743">
        <w:rPr>
          <w:rFonts w:ascii="Times New Roman" w:hAnsi="Times New Roman" w:cs="Times New Roman"/>
          <w:sz w:val="24"/>
          <w:szCs w:val="24"/>
        </w:rPr>
        <w:t xml:space="preserve"> console from which everything needed on the drive can be accessed and modified. To accommodate this characteri</w:t>
      </w:r>
      <w:r>
        <w:rPr>
          <w:rFonts w:ascii="Times New Roman" w:hAnsi="Times New Roman" w:cs="Times New Roman"/>
          <w:sz w:val="24"/>
          <w:szCs w:val="24"/>
        </w:rPr>
        <w:t xml:space="preserve">stic, I modified the program in order </w:t>
      </w:r>
      <w:r w:rsidRPr="008D7743">
        <w:rPr>
          <w:rFonts w:ascii="Times New Roman" w:hAnsi="Times New Roman" w:cs="Times New Roman"/>
          <w:sz w:val="24"/>
          <w:szCs w:val="24"/>
        </w:rPr>
        <w:t>to access certain path</w:t>
      </w:r>
      <w:r>
        <w:rPr>
          <w:rFonts w:ascii="Times New Roman" w:hAnsi="Times New Roman" w:cs="Times New Roman"/>
          <w:sz w:val="24"/>
          <w:szCs w:val="24"/>
        </w:rPr>
        <w:t>s,</w:t>
      </w:r>
      <w:r w:rsidRPr="008D7743">
        <w:rPr>
          <w:rFonts w:ascii="Times New Roman" w:hAnsi="Times New Roman" w:cs="Times New Roman"/>
          <w:sz w:val="24"/>
          <w:szCs w:val="24"/>
        </w:rPr>
        <w:t xml:space="preserve"> locations and files that either are located elsewhere, are named differently or do not exist on PC </w:t>
      </w:r>
      <w:r>
        <w:rPr>
          <w:rFonts w:ascii="Times New Roman" w:hAnsi="Times New Roman" w:cs="Times New Roman"/>
          <w:sz w:val="24"/>
          <w:szCs w:val="24"/>
        </w:rPr>
        <w:t>platforms</w:t>
      </w:r>
      <w:r w:rsidRPr="008D7743">
        <w:rPr>
          <w:rFonts w:ascii="Times New Roman" w:hAnsi="Times New Roman" w:cs="Times New Roman"/>
          <w:sz w:val="24"/>
          <w:szCs w:val="24"/>
        </w:rPr>
        <w:t xml:space="preserve">. For instance, in order to issue a specific license approval for each computer that runs FlowQuant, the internet computer address </w:t>
      </w:r>
      <w:r>
        <w:rPr>
          <w:rFonts w:ascii="Times New Roman" w:hAnsi="Times New Roman" w:cs="Times New Roman"/>
          <w:sz w:val="24"/>
          <w:szCs w:val="24"/>
        </w:rPr>
        <w:t xml:space="preserve">is extracted </w:t>
      </w:r>
      <w:r w:rsidRPr="008D7743">
        <w:rPr>
          <w:rFonts w:ascii="Times New Roman" w:hAnsi="Times New Roman" w:cs="Times New Roman"/>
          <w:sz w:val="24"/>
          <w:szCs w:val="24"/>
        </w:rPr>
        <w:t xml:space="preserve"> to verify validity and issue the approval, however, the command used in the PC command window is “ipconfig” from which the desired internet address is </w:t>
      </w:r>
      <w:r>
        <w:rPr>
          <w:rFonts w:ascii="Times New Roman" w:hAnsi="Times New Roman" w:cs="Times New Roman"/>
          <w:sz w:val="24"/>
          <w:szCs w:val="24"/>
        </w:rPr>
        <w:t>read</w:t>
      </w:r>
      <w:r w:rsidRPr="008D7743">
        <w:rPr>
          <w:rFonts w:ascii="Times New Roman" w:hAnsi="Times New Roman" w:cs="Times New Roman"/>
          <w:sz w:val="24"/>
          <w:szCs w:val="24"/>
        </w:rPr>
        <w:t>, whereas on UNIX/Linux</w:t>
      </w:r>
      <w:r>
        <w:rPr>
          <w:rFonts w:ascii="Times New Roman" w:hAnsi="Times New Roman" w:cs="Times New Roman"/>
          <w:sz w:val="24"/>
          <w:szCs w:val="24"/>
        </w:rPr>
        <w:t xml:space="preserve"> computers</w:t>
      </w:r>
      <w:r w:rsidRPr="008D7743">
        <w:rPr>
          <w:rFonts w:ascii="Times New Roman" w:hAnsi="Times New Roman" w:cs="Times New Roman"/>
          <w:sz w:val="24"/>
          <w:szCs w:val="24"/>
        </w:rPr>
        <w:t xml:space="preserve"> it is called by the terminal using the “ifconfig-all” and then the desir</w:t>
      </w:r>
      <w:r>
        <w:rPr>
          <w:rFonts w:ascii="Times New Roman" w:hAnsi="Times New Roman" w:cs="Times New Roman"/>
          <w:sz w:val="24"/>
          <w:szCs w:val="24"/>
        </w:rPr>
        <w:t xml:space="preserve">ed internet address is found under another identification name that is different than </w:t>
      </w:r>
      <w:r w:rsidRPr="008D7743">
        <w:rPr>
          <w:rFonts w:ascii="Times New Roman" w:hAnsi="Times New Roman" w:cs="Times New Roman"/>
          <w:sz w:val="24"/>
          <w:szCs w:val="24"/>
        </w:rPr>
        <w:t>PC</w:t>
      </w:r>
      <w:r>
        <w:rPr>
          <w:rFonts w:ascii="Times New Roman" w:hAnsi="Times New Roman" w:cs="Times New Roman"/>
          <w:sz w:val="24"/>
          <w:szCs w:val="24"/>
        </w:rPr>
        <w:t>’s</w:t>
      </w:r>
      <w:r w:rsidRPr="008D7743">
        <w:rPr>
          <w:rFonts w:ascii="Times New Roman" w:hAnsi="Times New Roman" w:cs="Times New Roman"/>
          <w:sz w:val="24"/>
          <w:szCs w:val="24"/>
        </w:rPr>
        <w:t>.</w:t>
      </w:r>
    </w:p>
    <w:p w:rsidR="000438D3" w:rsidRPr="008D7743" w:rsidRDefault="000438D3" w:rsidP="00D75394">
      <w:pPr>
        <w:tabs>
          <w:tab w:val="left" w:pos="1035"/>
        </w:tabs>
        <w:ind w:left="720"/>
        <w:rPr>
          <w:rFonts w:ascii="Times New Roman" w:hAnsi="Times New Roman" w:cs="Times New Roman"/>
          <w:sz w:val="24"/>
          <w:szCs w:val="24"/>
        </w:rPr>
      </w:pPr>
      <w:r>
        <w:rPr>
          <w:rFonts w:ascii="Times New Roman" w:hAnsi="Times New Roman" w:cs="Times New Roman"/>
          <w:sz w:val="24"/>
          <w:szCs w:val="24"/>
        </w:rPr>
        <w:t>To fix these sorts of problems, each case was studied separately, and Unix System knowledge was of large importance.</w:t>
      </w:r>
    </w:p>
    <w:p w:rsidR="000438D3" w:rsidRPr="008D7743" w:rsidRDefault="000438D3" w:rsidP="006F3CAE">
      <w:pPr>
        <w:pStyle w:val="Heading1"/>
        <w:numPr>
          <w:ilvl w:val="0"/>
          <w:numId w:val="15"/>
        </w:numPr>
        <w:tabs>
          <w:tab w:val="num" w:pos="1670"/>
        </w:tabs>
        <w:rPr>
          <w:rFonts w:ascii="Times New Roman" w:hAnsi="Times New Roman" w:cs="Times New Roman"/>
          <w:bCs w:val="0"/>
          <w:sz w:val="36"/>
          <w:szCs w:val="36"/>
        </w:rPr>
      </w:pPr>
      <w:r w:rsidRPr="008D7743">
        <w:rPr>
          <w:rFonts w:ascii="Times New Roman" w:hAnsi="Times New Roman" w:cs="Times New Roman"/>
          <w:bCs w:val="0"/>
          <w:sz w:val="36"/>
          <w:szCs w:val="36"/>
        </w:rPr>
        <w:t>Limitations:</w:t>
      </w:r>
    </w:p>
    <w:p w:rsidR="000438D3" w:rsidRPr="008D7743" w:rsidRDefault="000438D3" w:rsidP="008D7743">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lang w:val="en-CA"/>
        </w:rPr>
        <w:t>The</w:t>
      </w:r>
      <w:r w:rsidRPr="008D7743">
        <w:rPr>
          <w:rFonts w:ascii="Times New Roman" w:hAnsi="Times New Roman" w:cs="Times New Roman"/>
          <w:sz w:val="24"/>
          <w:szCs w:val="24"/>
        </w:rPr>
        <w:t xml:space="preserve"> Fedora 5 operating system that was already installed on the Unix platform computer created graphical errors on the figures employed by FlowQuant, since not the same graphical simulators are used on the different platforms.</w:t>
      </w:r>
    </w:p>
    <w:p w:rsidR="000438D3" w:rsidRPr="008D7743" w:rsidRDefault="000438D3" w:rsidP="00E1215B">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rPr>
        <w:t xml:space="preserve">Luckily, the newly released Fedora 9 accommodates these issues, and </w:t>
      </w:r>
      <w:r>
        <w:rPr>
          <w:rFonts w:ascii="Times New Roman" w:hAnsi="Times New Roman" w:cs="Times New Roman"/>
          <w:sz w:val="24"/>
          <w:szCs w:val="24"/>
        </w:rPr>
        <w:t>hasn’t</w:t>
      </w:r>
      <w:r w:rsidRPr="008D7743">
        <w:rPr>
          <w:rFonts w:ascii="Times New Roman" w:hAnsi="Times New Roman" w:cs="Times New Roman"/>
          <w:sz w:val="24"/>
          <w:szCs w:val="24"/>
        </w:rPr>
        <w:t xml:space="preserve"> show</w:t>
      </w:r>
      <w:r>
        <w:rPr>
          <w:rFonts w:ascii="Times New Roman" w:hAnsi="Times New Roman" w:cs="Times New Roman"/>
          <w:sz w:val="24"/>
          <w:szCs w:val="24"/>
        </w:rPr>
        <w:t>n</w:t>
      </w:r>
      <w:r w:rsidRPr="008D7743">
        <w:rPr>
          <w:rFonts w:ascii="Times New Roman" w:hAnsi="Times New Roman" w:cs="Times New Roman"/>
          <w:sz w:val="24"/>
          <w:szCs w:val="24"/>
        </w:rPr>
        <w:t xml:space="preserve"> any </w:t>
      </w:r>
      <w:r>
        <w:rPr>
          <w:rFonts w:ascii="Times New Roman" w:hAnsi="Times New Roman" w:cs="Times New Roman"/>
          <w:sz w:val="24"/>
          <w:szCs w:val="24"/>
        </w:rPr>
        <w:t>computer crashes so far,</w:t>
      </w:r>
      <w:r w:rsidRPr="008D7743">
        <w:rPr>
          <w:rFonts w:ascii="Times New Roman" w:hAnsi="Times New Roman" w:cs="Times New Roman"/>
          <w:sz w:val="24"/>
          <w:szCs w:val="24"/>
        </w:rPr>
        <w:t xml:space="preserve"> once </w:t>
      </w:r>
      <w:r>
        <w:rPr>
          <w:rFonts w:ascii="Times New Roman" w:hAnsi="Times New Roman" w:cs="Times New Roman"/>
          <w:sz w:val="24"/>
          <w:szCs w:val="24"/>
        </w:rPr>
        <w:t xml:space="preserve">it was </w:t>
      </w:r>
      <w:r w:rsidRPr="008D7743">
        <w:rPr>
          <w:rFonts w:ascii="Times New Roman" w:hAnsi="Times New Roman" w:cs="Times New Roman"/>
          <w:sz w:val="24"/>
          <w:szCs w:val="24"/>
        </w:rPr>
        <w:t>updated.</w:t>
      </w:r>
    </w:p>
    <w:p w:rsidR="000438D3" w:rsidRPr="008D7743" w:rsidRDefault="000438D3" w:rsidP="008D7743">
      <w:pPr>
        <w:tabs>
          <w:tab w:val="left" w:pos="1035"/>
        </w:tabs>
        <w:ind w:left="720"/>
        <w:rPr>
          <w:rFonts w:ascii="Times New Roman" w:hAnsi="Times New Roman" w:cs="Times New Roman"/>
          <w:sz w:val="24"/>
          <w:szCs w:val="24"/>
        </w:rPr>
      </w:pPr>
      <w:r w:rsidRPr="008D7743">
        <w:rPr>
          <w:rFonts w:ascii="Times New Roman" w:hAnsi="Times New Roman" w:cs="Times New Roman"/>
          <w:sz w:val="24"/>
          <w:szCs w:val="24"/>
        </w:rPr>
        <w:t>The program is limited to the latest versions of UNIX operating systems, and user knowledge and expertise on working in a UNIX platforms environment is needed to set up the computer to its full potential and acceptance of FlowQuant.</w:t>
      </w:r>
    </w:p>
    <w:p w:rsidR="000438D3" w:rsidRPr="00C87197" w:rsidRDefault="000438D3" w:rsidP="00165287">
      <w:pPr>
        <w:numPr>
          <w:ilvl w:val="0"/>
          <w:numId w:val="4"/>
        </w:numPr>
        <w:tabs>
          <w:tab w:val="num" w:pos="-880"/>
        </w:tabs>
        <w:ind w:left="1960"/>
        <w:rPr>
          <w:rFonts w:ascii="Times New Roman" w:hAnsi="Times New Roman" w:cs="Times New Roman"/>
          <w:b/>
          <w:shadow/>
          <w:sz w:val="60"/>
          <w:szCs w:val="60"/>
          <w:u w:val="single"/>
        </w:rPr>
      </w:pPr>
      <w:r w:rsidRPr="00C87197">
        <w:rPr>
          <w:rFonts w:ascii="Times New Roman" w:hAnsi="Times New Roman" w:cs="Times New Roman"/>
          <w:b/>
          <w:shadow/>
          <w:sz w:val="60"/>
          <w:szCs w:val="60"/>
          <w:u w:val="single"/>
        </w:rPr>
        <w:t>Conclusion</w:t>
      </w:r>
    </w:p>
    <w:p w:rsidR="000438D3" w:rsidRPr="008D7743" w:rsidRDefault="000438D3" w:rsidP="00E1215B">
      <w:pPr>
        <w:ind w:left="720"/>
        <w:rPr>
          <w:rFonts w:ascii="Times New Roman" w:hAnsi="Times New Roman" w:cs="Times New Roman"/>
          <w:sz w:val="24"/>
          <w:szCs w:val="24"/>
        </w:rPr>
      </w:pPr>
      <w:r w:rsidRPr="008D7743">
        <w:rPr>
          <w:rFonts w:ascii="Times New Roman" w:hAnsi="Times New Roman" w:cs="Times New Roman"/>
          <w:sz w:val="24"/>
          <w:szCs w:val="24"/>
        </w:rPr>
        <w:t xml:space="preserve">The newly updated version of FlowQuant with its new features has proven itself user-friendly while defending its validity against 4DM. The Ejection Fraction and Wall Thickening calculating algorithm can be clinically approved for regular daily use, providing a very accurate insight on the patient’s heart condition and functionality and therefore determining proper treatment </w:t>
      </w:r>
      <w:r>
        <w:rPr>
          <w:rFonts w:ascii="Times New Roman" w:hAnsi="Times New Roman" w:cs="Times New Roman"/>
          <w:sz w:val="24"/>
          <w:szCs w:val="24"/>
        </w:rPr>
        <w:t>as soon as possible</w:t>
      </w:r>
      <w:r w:rsidRPr="008D7743">
        <w:rPr>
          <w:rFonts w:ascii="Times New Roman" w:hAnsi="Times New Roman" w:cs="Times New Roman"/>
          <w:sz w:val="24"/>
          <w:szCs w:val="24"/>
        </w:rPr>
        <w:t xml:space="preserve">. </w:t>
      </w:r>
    </w:p>
    <w:p w:rsidR="000438D3" w:rsidRDefault="000438D3" w:rsidP="00E1215B">
      <w:pPr>
        <w:ind w:left="720"/>
        <w:rPr>
          <w:rFonts w:ascii="Times New Roman" w:hAnsi="Times New Roman" w:cs="Times New Roman"/>
          <w:sz w:val="24"/>
          <w:szCs w:val="24"/>
        </w:rPr>
      </w:pPr>
      <w:r w:rsidRPr="008D7743">
        <w:rPr>
          <w:rFonts w:ascii="Times New Roman" w:hAnsi="Times New Roman" w:cs="Times New Roman"/>
          <w:sz w:val="24"/>
          <w:szCs w:val="24"/>
        </w:rPr>
        <w:t>In addition, its UNI</w:t>
      </w:r>
      <w:r>
        <w:rPr>
          <w:rFonts w:ascii="Times New Roman" w:hAnsi="Times New Roman" w:cs="Times New Roman"/>
          <w:sz w:val="24"/>
          <w:szCs w:val="24"/>
        </w:rPr>
        <w:t>X compatibility can satisfy highly involved researchers’ need</w:t>
      </w:r>
      <w:r w:rsidRPr="008D7743">
        <w:rPr>
          <w:rFonts w:ascii="Times New Roman" w:hAnsi="Times New Roman" w:cs="Times New Roman"/>
          <w:sz w:val="24"/>
          <w:szCs w:val="24"/>
        </w:rPr>
        <w:t xml:space="preserve"> of depen</w:t>
      </w:r>
      <w:r>
        <w:rPr>
          <w:rFonts w:ascii="Times New Roman" w:hAnsi="Times New Roman" w:cs="Times New Roman"/>
          <w:sz w:val="24"/>
          <w:szCs w:val="24"/>
        </w:rPr>
        <w:t>dable operating</w:t>
      </w:r>
      <w:r w:rsidRPr="008D7743">
        <w:rPr>
          <w:rFonts w:ascii="Times New Roman" w:hAnsi="Times New Roman" w:cs="Times New Roman"/>
          <w:sz w:val="24"/>
          <w:szCs w:val="24"/>
        </w:rPr>
        <w:t xml:space="preserve"> system</w:t>
      </w:r>
      <w:r>
        <w:rPr>
          <w:rFonts w:ascii="Times New Roman" w:hAnsi="Times New Roman" w:cs="Times New Roman"/>
          <w:sz w:val="24"/>
          <w:szCs w:val="24"/>
        </w:rPr>
        <w:t>s</w:t>
      </w:r>
      <w:r w:rsidRPr="008D7743">
        <w:rPr>
          <w:rFonts w:ascii="Times New Roman" w:hAnsi="Times New Roman" w:cs="Times New Roman"/>
          <w:sz w:val="24"/>
          <w:szCs w:val="24"/>
        </w:rPr>
        <w:t xml:space="preserve"> to run exhausting procedures without facing server meltdown, due to the highly recom</w:t>
      </w:r>
      <w:r>
        <w:rPr>
          <w:rFonts w:ascii="Times New Roman" w:hAnsi="Times New Roman" w:cs="Times New Roman"/>
          <w:sz w:val="24"/>
          <w:szCs w:val="24"/>
        </w:rPr>
        <w:t>mended endurably and reliance characteristics that Unix is famous for. Now, the thought of</w:t>
      </w:r>
      <w:r w:rsidRPr="008D7743">
        <w:rPr>
          <w:rFonts w:ascii="Times New Roman" w:hAnsi="Times New Roman" w:cs="Times New Roman"/>
          <w:sz w:val="24"/>
          <w:szCs w:val="24"/>
        </w:rPr>
        <w:t xml:space="preserve"> replacing the currently used PC platforms</w:t>
      </w:r>
      <w:r>
        <w:rPr>
          <w:rFonts w:ascii="Times New Roman" w:hAnsi="Times New Roman" w:cs="Times New Roman"/>
          <w:sz w:val="24"/>
          <w:szCs w:val="24"/>
        </w:rPr>
        <w:t xml:space="preserve"> and installing FlowQuant on the Unix platform is thought. Now FlowQuant can </w:t>
      </w:r>
      <w:r w:rsidRPr="008D7743">
        <w:rPr>
          <w:rFonts w:ascii="Times New Roman" w:hAnsi="Times New Roman" w:cs="Times New Roman"/>
          <w:sz w:val="24"/>
          <w:szCs w:val="24"/>
        </w:rPr>
        <w:t>run virtually on any operating system flawlessly, increasing the range of use of the program for</w:t>
      </w:r>
      <w:r>
        <w:rPr>
          <w:rFonts w:ascii="Times New Roman" w:hAnsi="Times New Roman" w:cs="Times New Roman"/>
          <w:sz w:val="24"/>
          <w:szCs w:val="24"/>
        </w:rPr>
        <w:t xml:space="preserve"> commercial ease.</w:t>
      </w:r>
    </w:p>
    <w:p w:rsidR="000438D3" w:rsidRDefault="000438D3" w:rsidP="008D7743">
      <w:pPr>
        <w:ind w:left="720"/>
        <w:rPr>
          <w:rFonts w:ascii="Times New Roman" w:hAnsi="Times New Roman" w:cs="Times New Roman"/>
          <w:sz w:val="24"/>
          <w:szCs w:val="24"/>
        </w:rPr>
      </w:pPr>
    </w:p>
    <w:p w:rsidR="000438D3" w:rsidRPr="008D7743" w:rsidRDefault="000438D3" w:rsidP="008D7743">
      <w:pPr>
        <w:ind w:left="720"/>
        <w:rPr>
          <w:rFonts w:ascii="Times New Roman" w:hAnsi="Times New Roman" w:cs="Times New Roman"/>
          <w:sz w:val="24"/>
          <w:szCs w:val="24"/>
        </w:rPr>
      </w:pPr>
    </w:p>
    <w:p w:rsidR="000438D3" w:rsidRPr="00C87197" w:rsidRDefault="000438D3" w:rsidP="00030D89">
      <w:pPr>
        <w:numPr>
          <w:ilvl w:val="0"/>
          <w:numId w:val="4"/>
        </w:numPr>
        <w:tabs>
          <w:tab w:val="num" w:pos="-880"/>
        </w:tabs>
        <w:ind w:left="1960"/>
        <w:rPr>
          <w:rFonts w:ascii="Times New Roman" w:hAnsi="Times New Roman" w:cs="Times New Roman"/>
          <w:b/>
          <w:shadow/>
          <w:sz w:val="60"/>
          <w:szCs w:val="60"/>
          <w:u w:val="single"/>
        </w:rPr>
      </w:pPr>
      <w:r w:rsidRPr="00C87197">
        <w:rPr>
          <w:rFonts w:ascii="Times New Roman" w:hAnsi="Times New Roman" w:cs="Times New Roman"/>
          <w:b/>
          <w:shadow/>
          <w:sz w:val="60"/>
          <w:szCs w:val="60"/>
          <w:u w:val="single"/>
        </w:rPr>
        <w:t>Copyrights and Acknowledgements:</w:t>
      </w:r>
    </w:p>
    <w:p w:rsidR="000438D3" w:rsidRPr="008D7743" w:rsidRDefault="000438D3" w:rsidP="00B1443B">
      <w:pPr>
        <w:ind w:left="720"/>
        <w:rPr>
          <w:rFonts w:ascii="Times New Roman" w:hAnsi="Times New Roman" w:cs="Times New Roman"/>
          <w:i/>
          <w:sz w:val="24"/>
          <w:szCs w:val="24"/>
          <w:lang w:val="en-CA"/>
        </w:rPr>
      </w:pPr>
      <w:r w:rsidRPr="008D7743">
        <w:rPr>
          <w:rFonts w:ascii="Times New Roman" w:hAnsi="Times New Roman" w:cs="Times New Roman"/>
          <w:i/>
          <w:sz w:val="24"/>
          <w:szCs w:val="24"/>
          <w:lang w:val="en-CA"/>
        </w:rPr>
        <w:t xml:space="preserve">During the COOP summer work term from May to August 2009, and the continuous development and update of FlowQuant, I was assisted by Mr. Ran Klein </w:t>
      </w:r>
      <w:r>
        <w:rPr>
          <w:rFonts w:ascii="Times New Roman" w:hAnsi="Times New Roman" w:cs="Times New Roman"/>
          <w:i/>
          <w:sz w:val="24"/>
          <w:szCs w:val="24"/>
          <w:lang w:val="en-CA"/>
        </w:rPr>
        <w:t>and</w:t>
      </w:r>
      <w:r w:rsidRPr="008D7743">
        <w:rPr>
          <w:rFonts w:ascii="Times New Roman" w:hAnsi="Times New Roman" w:cs="Times New Roman"/>
          <w:i/>
          <w:sz w:val="24"/>
          <w:szCs w:val="24"/>
          <w:lang w:val="en-CA"/>
        </w:rPr>
        <w:t xml:space="preserve"> supervised by Mr. Robert deKemp, to insure proper programming as well as time and quality efficiency. I do not in any way take credit for any features available in FlowQuant prior to the Gated Report I helped build: FlowQuant has been developed for years by fellow colleagues and I do not take credit for bringing the program to its current popularity. </w:t>
      </w:r>
      <w:r>
        <w:rPr>
          <w:rFonts w:ascii="Times New Roman" w:hAnsi="Times New Roman" w:cs="Times New Roman"/>
          <w:i/>
          <w:sz w:val="24"/>
          <w:szCs w:val="24"/>
          <w:lang w:val="en-CA"/>
        </w:rPr>
        <w:t>I acknowledge accessing their work to satisfy the main objectives sought, and any changes were confirmed by Mr. Ran Klein before merging my small modifications with their work.</w:t>
      </w:r>
    </w:p>
    <w:p w:rsidR="000438D3" w:rsidRPr="008D7743" w:rsidRDefault="000438D3" w:rsidP="008D7743">
      <w:pPr>
        <w:ind w:left="720"/>
        <w:rPr>
          <w:rFonts w:ascii="Times New Roman" w:hAnsi="Times New Roman" w:cs="Times New Roman"/>
          <w:i/>
          <w:sz w:val="24"/>
          <w:szCs w:val="24"/>
          <w:lang w:val="en-CA"/>
        </w:rPr>
      </w:pPr>
      <w:r w:rsidRPr="008D7743">
        <w:rPr>
          <w:rFonts w:ascii="Times New Roman" w:hAnsi="Times New Roman" w:cs="Times New Roman"/>
          <w:i/>
          <w:sz w:val="24"/>
          <w:szCs w:val="24"/>
          <w:lang w:val="en-CA"/>
        </w:rPr>
        <w:t>The implementation of the Gated Report was solely my work alone, assisted by</w:t>
      </w:r>
      <w:r>
        <w:rPr>
          <w:rFonts w:ascii="Times New Roman" w:hAnsi="Times New Roman" w:cs="Times New Roman"/>
          <w:i/>
          <w:sz w:val="24"/>
          <w:szCs w:val="24"/>
          <w:lang w:val="en-CA"/>
        </w:rPr>
        <w:t xml:space="preserve"> Mr.</w:t>
      </w:r>
      <w:r w:rsidRPr="008D7743">
        <w:rPr>
          <w:rFonts w:ascii="Times New Roman" w:hAnsi="Times New Roman" w:cs="Times New Roman"/>
          <w:i/>
          <w:sz w:val="24"/>
          <w:szCs w:val="24"/>
          <w:lang w:val="en-CA"/>
        </w:rPr>
        <w:t xml:space="preserve"> Ran Kle</w:t>
      </w:r>
      <w:r>
        <w:rPr>
          <w:rFonts w:ascii="Times New Roman" w:hAnsi="Times New Roman" w:cs="Times New Roman"/>
          <w:i/>
          <w:sz w:val="24"/>
          <w:szCs w:val="24"/>
          <w:lang w:val="en-CA"/>
        </w:rPr>
        <w:t xml:space="preserve">in on technical emergencies however I </w:t>
      </w:r>
      <w:r w:rsidRPr="008D7743">
        <w:rPr>
          <w:rFonts w:ascii="Times New Roman" w:hAnsi="Times New Roman" w:cs="Times New Roman"/>
          <w:i/>
          <w:sz w:val="24"/>
          <w:szCs w:val="24"/>
          <w:lang w:val="en-CA"/>
        </w:rPr>
        <w:t>do not deny any advices given to me by my superiors for quality insurance or unwanted deadlines. The notions available in this report should not be copied in any way or imitated without my consent.</w:t>
      </w:r>
    </w:p>
    <w:p w:rsidR="000438D3" w:rsidRPr="008D7743" w:rsidRDefault="000438D3" w:rsidP="001A4A1F">
      <w:pPr>
        <w:pStyle w:val="Default"/>
        <w:ind w:left="720"/>
        <w:rPr>
          <w:i/>
        </w:rPr>
      </w:pPr>
      <w:r w:rsidRPr="008D7743">
        <w:rPr>
          <w:i/>
        </w:rPr>
        <w:t xml:space="preserve">“I acknowledge that this report as well as its contents is purely my own work, with assistance and revision done by my supervisors stated above, any modification or editing to this report must be approved by myself and myself only. Also this report meets full confidentiality set by my supervisors and the University of Ottawa Heart Institute, and should not be made public in total or in part of any form, shape or content without consent </w:t>
      </w:r>
      <w:r>
        <w:rPr>
          <w:i/>
        </w:rPr>
        <w:t>from</w:t>
      </w:r>
      <w:r w:rsidRPr="008D7743">
        <w:rPr>
          <w:i/>
        </w:rPr>
        <w:t xml:space="preserve"> my behalf.</w:t>
      </w:r>
    </w:p>
    <w:p w:rsidR="000438D3" w:rsidRPr="008D7743" w:rsidRDefault="000438D3" w:rsidP="001A4A1F">
      <w:pPr>
        <w:ind w:left="720"/>
        <w:rPr>
          <w:rFonts w:ascii="Times New Roman" w:hAnsi="Times New Roman" w:cs="Times New Roman"/>
          <w:i/>
          <w:sz w:val="24"/>
          <w:szCs w:val="24"/>
          <w:lang w:val="en-CA"/>
        </w:rPr>
      </w:pPr>
      <w:r w:rsidRPr="008D7743">
        <w:rPr>
          <w:rFonts w:ascii="Times New Roman" w:hAnsi="Times New Roman" w:cs="Times New Roman"/>
          <w:i/>
          <w:sz w:val="24"/>
          <w:szCs w:val="24"/>
          <w:lang w:val="en-CA"/>
        </w:rPr>
        <w:t>Any brea</w:t>
      </w:r>
      <w:r>
        <w:rPr>
          <w:rFonts w:ascii="Times New Roman" w:hAnsi="Times New Roman" w:cs="Times New Roman"/>
          <w:i/>
          <w:sz w:val="24"/>
          <w:szCs w:val="24"/>
          <w:lang w:val="en-CA"/>
        </w:rPr>
        <w:t>ch</w:t>
      </w:r>
      <w:r w:rsidRPr="008D7743">
        <w:rPr>
          <w:rFonts w:ascii="Times New Roman" w:hAnsi="Times New Roman" w:cs="Times New Roman"/>
          <w:i/>
          <w:sz w:val="24"/>
          <w:szCs w:val="24"/>
          <w:lang w:val="en-CA"/>
        </w:rPr>
        <w:t xml:space="preserve"> of the requests above will be considered as a violation to this copyright.”</w:t>
      </w:r>
    </w:p>
    <w:p w:rsidR="000438D3" w:rsidRPr="008D7743" w:rsidRDefault="000438D3" w:rsidP="008D7743">
      <w:pPr>
        <w:ind w:left="720"/>
        <w:rPr>
          <w:rFonts w:ascii="Times New Roman" w:hAnsi="Times New Roman" w:cs="Times New Roman"/>
          <w:i/>
          <w:sz w:val="24"/>
          <w:szCs w:val="24"/>
          <w:lang w:val="en-CA"/>
        </w:rPr>
      </w:pPr>
      <w:r>
        <w:rPr>
          <w:rFonts w:ascii="Times New Roman" w:hAnsi="Times New Roman" w:cs="Times New Roman"/>
          <w:i/>
          <w:sz w:val="24"/>
          <w:szCs w:val="24"/>
          <w:lang w:val="en-CA"/>
        </w:rPr>
        <w:t xml:space="preserve">Stated by </w:t>
      </w:r>
      <w:r w:rsidRPr="008D7743">
        <w:rPr>
          <w:rFonts w:ascii="Times New Roman" w:hAnsi="Times New Roman" w:cs="Times New Roman"/>
          <w:i/>
          <w:sz w:val="24"/>
          <w:szCs w:val="24"/>
          <w:lang w:val="en-CA"/>
        </w:rPr>
        <w:t>Charles Malo, August 2009</w:t>
      </w:r>
    </w:p>
    <w:p w:rsidR="000438D3" w:rsidRPr="008D7743" w:rsidRDefault="000438D3" w:rsidP="008D7743">
      <w:pPr>
        <w:ind w:left="720"/>
        <w:rPr>
          <w:rFonts w:ascii="Times New Roman" w:hAnsi="Times New Roman" w:cs="Times New Roman"/>
          <w:sz w:val="24"/>
          <w:szCs w:val="24"/>
          <w:lang w:val="en-CA"/>
        </w:rPr>
      </w:pPr>
      <w:r w:rsidRPr="008D7743">
        <w:rPr>
          <w:rFonts w:ascii="Times New Roman" w:hAnsi="Times New Roman" w:cs="Times New Roman"/>
          <w:sz w:val="24"/>
          <w:szCs w:val="24"/>
          <w:lang w:val="en-CA"/>
        </w:rPr>
        <w:t xml:space="preserve"> </w:t>
      </w:r>
    </w:p>
    <w:p w:rsidR="000438D3" w:rsidRPr="00C87197" w:rsidRDefault="000438D3" w:rsidP="00165287">
      <w:pPr>
        <w:numPr>
          <w:ilvl w:val="0"/>
          <w:numId w:val="4"/>
        </w:numPr>
        <w:tabs>
          <w:tab w:val="num" w:pos="-440"/>
        </w:tabs>
        <w:ind w:left="1210" w:hanging="270"/>
        <w:rPr>
          <w:rFonts w:ascii="Times New Roman" w:hAnsi="Times New Roman" w:cs="Times New Roman"/>
          <w:b/>
          <w:shadow/>
          <w:sz w:val="60"/>
          <w:szCs w:val="60"/>
          <w:u w:val="single"/>
        </w:rPr>
      </w:pPr>
      <w:r w:rsidRPr="00C87197">
        <w:rPr>
          <w:rFonts w:ascii="Times New Roman" w:hAnsi="Times New Roman" w:cs="Times New Roman"/>
          <w:b/>
          <w:shadow/>
          <w:sz w:val="60"/>
          <w:szCs w:val="60"/>
          <w:u w:val="single"/>
        </w:rPr>
        <w:t>References</w:t>
      </w:r>
    </w:p>
    <w:p w:rsidR="000438D3" w:rsidRPr="00FA65E9" w:rsidRDefault="000438D3" w:rsidP="008D7743">
      <w:pPr>
        <w:ind w:left="720"/>
        <w:rPr>
          <w:rFonts w:ascii="Times New Roman" w:hAnsi="Times New Roman" w:cs="Times New Roman"/>
          <w:i/>
          <w:iCs/>
          <w:sz w:val="24"/>
          <w:szCs w:val="24"/>
          <w:lang w:val="en-CA"/>
        </w:rPr>
      </w:pPr>
      <w:r w:rsidRPr="00FA65E9">
        <w:rPr>
          <w:rFonts w:ascii="Times New Roman" w:hAnsi="Times New Roman" w:cs="Times New Roman"/>
          <w:i/>
          <w:iCs/>
          <w:sz w:val="24"/>
          <w:szCs w:val="24"/>
          <w:lang w:val="en-CA"/>
        </w:rPr>
        <w:t>(1): Lars Stegger, Edwin Heijman, Klqus P.Schäfers, Klaas Nicolay, Michael A. Schäfers, and Gustav J.Strijkers, “Quantification of Left Ventricular Volumes and Ejection Fraction in Mice Using PET, compared with MRI”, The Journal of Nuclear Medicine,Vol.50, No.1, January 2009.</w:t>
      </w:r>
    </w:p>
    <w:p w:rsidR="000438D3" w:rsidRPr="00FA65E9" w:rsidRDefault="000438D3" w:rsidP="008D7743">
      <w:pPr>
        <w:ind w:left="720"/>
        <w:rPr>
          <w:rFonts w:ascii="Times New Roman" w:hAnsi="Times New Roman" w:cs="Times New Roman"/>
          <w:i/>
          <w:iCs/>
          <w:sz w:val="24"/>
          <w:szCs w:val="24"/>
          <w:lang w:val="en-CA"/>
        </w:rPr>
      </w:pPr>
      <w:r w:rsidRPr="00FA65E9">
        <w:rPr>
          <w:rFonts w:ascii="Times New Roman" w:hAnsi="Times New Roman" w:cs="Times New Roman"/>
          <w:i/>
          <w:iCs/>
          <w:sz w:val="24"/>
          <w:szCs w:val="24"/>
          <w:lang w:val="en-CA"/>
        </w:rPr>
        <w:t xml:space="preserve">(2): Positron emission tomography. In Wikipedia: The Free Encyclopedia. Wikimedia Foundation Inc. Encyclopedia on-line. Available from </w:t>
      </w:r>
      <w:hyperlink r:id="rId45" w:history="1">
        <w:r w:rsidRPr="00FA65E9">
          <w:rPr>
            <w:rStyle w:val="Hyperlink"/>
            <w:rFonts w:ascii="Times New Roman" w:hAnsi="Times New Roman"/>
            <w:i/>
            <w:iCs/>
            <w:sz w:val="24"/>
            <w:szCs w:val="24"/>
            <w:lang w:val="en-CA"/>
          </w:rPr>
          <w:t>http://en.wikipedia.org/wiki/Positron_emission_tomography</w:t>
        </w:r>
      </w:hyperlink>
      <w:r w:rsidRPr="00FA65E9">
        <w:rPr>
          <w:rFonts w:ascii="Times New Roman" w:hAnsi="Times New Roman" w:cs="Times New Roman"/>
          <w:i/>
          <w:iCs/>
          <w:sz w:val="24"/>
          <w:szCs w:val="24"/>
          <w:lang w:val="en-CA"/>
        </w:rPr>
        <w:t>, Internet. Retrieved September 2nd 2004.</w:t>
      </w:r>
    </w:p>
    <w:p w:rsidR="000438D3" w:rsidRDefault="000438D3" w:rsidP="008D7743">
      <w:pPr>
        <w:ind w:left="720"/>
        <w:rPr>
          <w:rFonts w:ascii="Times New Roman" w:hAnsi="Times New Roman" w:cs="Times New Roman"/>
          <w:i/>
          <w:iCs/>
          <w:sz w:val="24"/>
          <w:szCs w:val="24"/>
          <w:lang w:val="en-CA"/>
        </w:rPr>
      </w:pPr>
      <w:r w:rsidRPr="00FA65E9">
        <w:rPr>
          <w:rFonts w:ascii="Times New Roman" w:hAnsi="Times New Roman" w:cs="Times New Roman"/>
          <w:i/>
          <w:iCs/>
          <w:sz w:val="24"/>
          <w:szCs w:val="24"/>
          <w:lang w:val="en-CA"/>
        </w:rPr>
        <w:t xml:space="preserve">(3): Matlab help section on the “poly2mask” function, © 1984-2007 The MathWorks, Inc . </w:t>
      </w:r>
    </w:p>
    <w:p w:rsidR="000438D3" w:rsidRDefault="000438D3" w:rsidP="008D7743">
      <w:pPr>
        <w:ind w:left="720"/>
        <w:rPr>
          <w:rFonts w:ascii="Times New Roman" w:hAnsi="Times New Roman" w:cs="Times New Roman"/>
          <w:i/>
          <w:iCs/>
          <w:sz w:val="24"/>
          <w:szCs w:val="24"/>
          <w:lang w:val="en-CA"/>
        </w:rPr>
      </w:pPr>
    </w:p>
    <w:p w:rsidR="000438D3" w:rsidRPr="00522105" w:rsidRDefault="000438D3" w:rsidP="00522105">
      <w:pPr>
        <w:numPr>
          <w:ilvl w:val="0"/>
          <w:numId w:val="4"/>
        </w:numPr>
        <w:rPr>
          <w:rFonts w:ascii="Times New Roman" w:hAnsi="Times New Roman" w:cs="Times New Roman"/>
          <w:b/>
          <w:shadow/>
          <w:sz w:val="60"/>
          <w:szCs w:val="60"/>
          <w:u w:val="single"/>
        </w:rPr>
      </w:pPr>
      <w:r>
        <w:rPr>
          <w:rFonts w:ascii="Times New Roman" w:hAnsi="Times New Roman" w:cs="Times New Roman"/>
          <w:b/>
          <w:shadow/>
          <w:sz w:val="60"/>
          <w:szCs w:val="60"/>
          <w:u w:val="single"/>
        </w:rPr>
        <w:t xml:space="preserve">Confidentiality Release </w:t>
      </w:r>
    </w:p>
    <w:sectPr w:rsidR="000438D3" w:rsidRPr="00522105" w:rsidSect="00644149">
      <w:footerReference w:type="default" r:id="rId46"/>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438D3" w:rsidRDefault="000438D3" w:rsidP="00453259">
      <w:pPr>
        <w:spacing w:after="0" w:line="240" w:lineRule="auto"/>
      </w:pPr>
      <w:r>
        <w:separator/>
      </w:r>
    </w:p>
  </w:endnote>
  <w:endnote w:type="continuationSeparator" w:id="1">
    <w:p w:rsidR="000438D3" w:rsidRDefault="000438D3" w:rsidP="0045325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38D3" w:rsidRDefault="000438D3" w:rsidP="00A67936">
    <w:pPr>
      <w:pStyle w:val="Footer"/>
    </w:pPr>
    <w:r>
      <w:rPr>
        <w:rStyle w:val="PageNumber"/>
        <w:rFonts w:cs="Arial"/>
      </w:rPr>
      <w:fldChar w:fldCharType="begin"/>
    </w:r>
    <w:r>
      <w:rPr>
        <w:rStyle w:val="PageNumber"/>
        <w:rFonts w:cs="Arial"/>
      </w:rPr>
      <w:instrText xml:space="preserve"> PAGE </w:instrText>
    </w:r>
    <w:r>
      <w:rPr>
        <w:rStyle w:val="PageNumber"/>
        <w:rFonts w:cs="Arial"/>
      </w:rPr>
      <w:fldChar w:fldCharType="separate"/>
    </w:r>
    <w:r>
      <w:rPr>
        <w:rStyle w:val="PageNumber"/>
        <w:rFonts w:cs="Arial"/>
        <w:noProof/>
      </w:rPr>
      <w:t>12</w:t>
    </w:r>
    <w:r>
      <w:rPr>
        <w:rStyle w:val="PageNumber"/>
        <w:rFonts w:cs="Ari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438D3" w:rsidRDefault="000438D3" w:rsidP="00453259">
      <w:pPr>
        <w:spacing w:after="0" w:line="240" w:lineRule="auto"/>
      </w:pPr>
      <w:r>
        <w:separator/>
      </w:r>
    </w:p>
  </w:footnote>
  <w:footnote w:type="continuationSeparator" w:id="1">
    <w:p w:rsidR="000438D3" w:rsidRDefault="000438D3" w:rsidP="0045325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1.25pt" o:bullet="t">
        <v:imagedata r:id="rId1" o:title=""/>
      </v:shape>
    </w:pict>
  </w:numPicBullet>
  <w:abstractNum w:abstractNumId="0">
    <w:nsid w:val="FFFFFF7C"/>
    <w:multiLevelType w:val="singleLevel"/>
    <w:tmpl w:val="74985BEE"/>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3530BD1C"/>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EEFC007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7BE6B608"/>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B4824C4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8352894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8C21A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B0D6782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65747E86"/>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5E1D7E"/>
    <w:lvl w:ilvl="0">
      <w:start w:val="1"/>
      <w:numFmt w:val="bullet"/>
      <w:lvlText w:val=""/>
      <w:lvlJc w:val="left"/>
      <w:pPr>
        <w:tabs>
          <w:tab w:val="num" w:pos="360"/>
        </w:tabs>
        <w:ind w:left="360" w:hanging="360"/>
      </w:pPr>
      <w:rPr>
        <w:rFonts w:ascii="Symbol" w:hAnsi="Symbol" w:hint="default"/>
      </w:rPr>
    </w:lvl>
  </w:abstractNum>
  <w:abstractNum w:abstractNumId="10">
    <w:nsid w:val="05D27AD2"/>
    <w:multiLevelType w:val="hybridMultilevel"/>
    <w:tmpl w:val="8AB24926"/>
    <w:lvl w:ilvl="0" w:tplc="10090013">
      <w:start w:val="1"/>
      <w:numFmt w:val="upperRoman"/>
      <w:lvlText w:val="%1."/>
      <w:lvlJc w:val="right"/>
      <w:pPr>
        <w:tabs>
          <w:tab w:val="num" w:pos="1620"/>
        </w:tabs>
        <w:ind w:left="1620" w:hanging="180"/>
      </w:pPr>
      <w:rPr>
        <w:rFonts w:cs="Times New Roman"/>
      </w:rPr>
    </w:lvl>
    <w:lvl w:ilvl="1" w:tplc="10090011">
      <w:start w:val="1"/>
      <w:numFmt w:val="decimal"/>
      <w:lvlText w:val="%2)"/>
      <w:lvlJc w:val="left"/>
      <w:pPr>
        <w:tabs>
          <w:tab w:val="num" w:pos="2340"/>
        </w:tabs>
        <w:ind w:left="2340" w:hanging="360"/>
      </w:pPr>
      <w:rPr>
        <w:rFonts w:cs="Times New Roman"/>
      </w:rPr>
    </w:lvl>
    <w:lvl w:ilvl="2" w:tplc="1009001B" w:tentative="1">
      <w:start w:val="1"/>
      <w:numFmt w:val="lowerRoman"/>
      <w:lvlText w:val="%3."/>
      <w:lvlJc w:val="right"/>
      <w:pPr>
        <w:tabs>
          <w:tab w:val="num" w:pos="3060"/>
        </w:tabs>
        <w:ind w:left="3060" w:hanging="180"/>
      </w:pPr>
      <w:rPr>
        <w:rFonts w:cs="Times New Roman"/>
      </w:rPr>
    </w:lvl>
    <w:lvl w:ilvl="3" w:tplc="1009000F" w:tentative="1">
      <w:start w:val="1"/>
      <w:numFmt w:val="decimal"/>
      <w:lvlText w:val="%4."/>
      <w:lvlJc w:val="left"/>
      <w:pPr>
        <w:tabs>
          <w:tab w:val="num" w:pos="3780"/>
        </w:tabs>
        <w:ind w:left="3780" w:hanging="360"/>
      </w:pPr>
      <w:rPr>
        <w:rFonts w:cs="Times New Roman"/>
      </w:rPr>
    </w:lvl>
    <w:lvl w:ilvl="4" w:tplc="10090019" w:tentative="1">
      <w:start w:val="1"/>
      <w:numFmt w:val="lowerLetter"/>
      <w:lvlText w:val="%5."/>
      <w:lvlJc w:val="left"/>
      <w:pPr>
        <w:tabs>
          <w:tab w:val="num" w:pos="4500"/>
        </w:tabs>
        <w:ind w:left="4500" w:hanging="360"/>
      </w:pPr>
      <w:rPr>
        <w:rFonts w:cs="Times New Roman"/>
      </w:rPr>
    </w:lvl>
    <w:lvl w:ilvl="5" w:tplc="1009001B" w:tentative="1">
      <w:start w:val="1"/>
      <w:numFmt w:val="lowerRoman"/>
      <w:lvlText w:val="%6."/>
      <w:lvlJc w:val="right"/>
      <w:pPr>
        <w:tabs>
          <w:tab w:val="num" w:pos="5220"/>
        </w:tabs>
        <w:ind w:left="5220" w:hanging="180"/>
      </w:pPr>
      <w:rPr>
        <w:rFonts w:cs="Times New Roman"/>
      </w:rPr>
    </w:lvl>
    <w:lvl w:ilvl="6" w:tplc="1009000F" w:tentative="1">
      <w:start w:val="1"/>
      <w:numFmt w:val="decimal"/>
      <w:lvlText w:val="%7."/>
      <w:lvlJc w:val="left"/>
      <w:pPr>
        <w:tabs>
          <w:tab w:val="num" w:pos="5940"/>
        </w:tabs>
        <w:ind w:left="5940" w:hanging="360"/>
      </w:pPr>
      <w:rPr>
        <w:rFonts w:cs="Times New Roman"/>
      </w:rPr>
    </w:lvl>
    <w:lvl w:ilvl="7" w:tplc="10090019" w:tentative="1">
      <w:start w:val="1"/>
      <w:numFmt w:val="lowerLetter"/>
      <w:lvlText w:val="%8."/>
      <w:lvlJc w:val="left"/>
      <w:pPr>
        <w:tabs>
          <w:tab w:val="num" w:pos="6660"/>
        </w:tabs>
        <w:ind w:left="6660" w:hanging="360"/>
      </w:pPr>
      <w:rPr>
        <w:rFonts w:cs="Times New Roman"/>
      </w:rPr>
    </w:lvl>
    <w:lvl w:ilvl="8" w:tplc="1009001B" w:tentative="1">
      <w:start w:val="1"/>
      <w:numFmt w:val="lowerRoman"/>
      <w:lvlText w:val="%9."/>
      <w:lvlJc w:val="right"/>
      <w:pPr>
        <w:tabs>
          <w:tab w:val="num" w:pos="7380"/>
        </w:tabs>
        <w:ind w:left="7380" w:hanging="180"/>
      </w:pPr>
      <w:rPr>
        <w:rFonts w:cs="Times New Roman"/>
      </w:rPr>
    </w:lvl>
  </w:abstractNum>
  <w:abstractNum w:abstractNumId="11">
    <w:nsid w:val="073F3B5D"/>
    <w:multiLevelType w:val="hybridMultilevel"/>
    <w:tmpl w:val="35D0D032"/>
    <w:lvl w:ilvl="0" w:tplc="1009000F">
      <w:start w:val="1"/>
      <w:numFmt w:val="decimal"/>
      <w:lvlText w:val="%1."/>
      <w:lvlJc w:val="left"/>
      <w:pPr>
        <w:tabs>
          <w:tab w:val="num" w:pos="1440"/>
        </w:tabs>
        <w:ind w:left="1440" w:hanging="360"/>
      </w:pPr>
      <w:rPr>
        <w:rFonts w:cs="Times New Roman"/>
      </w:rPr>
    </w:lvl>
    <w:lvl w:ilvl="1" w:tplc="10090019" w:tentative="1">
      <w:start w:val="1"/>
      <w:numFmt w:val="lowerLetter"/>
      <w:lvlText w:val="%2."/>
      <w:lvlJc w:val="left"/>
      <w:pPr>
        <w:tabs>
          <w:tab w:val="num" w:pos="2160"/>
        </w:tabs>
        <w:ind w:left="2160" w:hanging="360"/>
      </w:pPr>
      <w:rPr>
        <w:rFonts w:cs="Times New Roman"/>
      </w:rPr>
    </w:lvl>
    <w:lvl w:ilvl="2" w:tplc="1009001B" w:tentative="1">
      <w:start w:val="1"/>
      <w:numFmt w:val="lowerRoman"/>
      <w:lvlText w:val="%3."/>
      <w:lvlJc w:val="right"/>
      <w:pPr>
        <w:tabs>
          <w:tab w:val="num" w:pos="2880"/>
        </w:tabs>
        <w:ind w:left="2880" w:hanging="180"/>
      </w:pPr>
      <w:rPr>
        <w:rFonts w:cs="Times New Roman"/>
      </w:rPr>
    </w:lvl>
    <w:lvl w:ilvl="3" w:tplc="1009000F" w:tentative="1">
      <w:start w:val="1"/>
      <w:numFmt w:val="decimal"/>
      <w:lvlText w:val="%4."/>
      <w:lvlJc w:val="left"/>
      <w:pPr>
        <w:tabs>
          <w:tab w:val="num" w:pos="3600"/>
        </w:tabs>
        <w:ind w:left="3600" w:hanging="360"/>
      </w:pPr>
      <w:rPr>
        <w:rFonts w:cs="Times New Roman"/>
      </w:rPr>
    </w:lvl>
    <w:lvl w:ilvl="4" w:tplc="10090019" w:tentative="1">
      <w:start w:val="1"/>
      <w:numFmt w:val="lowerLetter"/>
      <w:lvlText w:val="%5."/>
      <w:lvlJc w:val="left"/>
      <w:pPr>
        <w:tabs>
          <w:tab w:val="num" w:pos="4320"/>
        </w:tabs>
        <w:ind w:left="4320" w:hanging="360"/>
      </w:pPr>
      <w:rPr>
        <w:rFonts w:cs="Times New Roman"/>
      </w:rPr>
    </w:lvl>
    <w:lvl w:ilvl="5" w:tplc="1009001B" w:tentative="1">
      <w:start w:val="1"/>
      <w:numFmt w:val="lowerRoman"/>
      <w:lvlText w:val="%6."/>
      <w:lvlJc w:val="right"/>
      <w:pPr>
        <w:tabs>
          <w:tab w:val="num" w:pos="5040"/>
        </w:tabs>
        <w:ind w:left="5040" w:hanging="180"/>
      </w:pPr>
      <w:rPr>
        <w:rFonts w:cs="Times New Roman"/>
      </w:rPr>
    </w:lvl>
    <w:lvl w:ilvl="6" w:tplc="1009000F" w:tentative="1">
      <w:start w:val="1"/>
      <w:numFmt w:val="decimal"/>
      <w:lvlText w:val="%7."/>
      <w:lvlJc w:val="left"/>
      <w:pPr>
        <w:tabs>
          <w:tab w:val="num" w:pos="5760"/>
        </w:tabs>
        <w:ind w:left="5760" w:hanging="360"/>
      </w:pPr>
      <w:rPr>
        <w:rFonts w:cs="Times New Roman"/>
      </w:rPr>
    </w:lvl>
    <w:lvl w:ilvl="7" w:tplc="10090019" w:tentative="1">
      <w:start w:val="1"/>
      <w:numFmt w:val="lowerLetter"/>
      <w:lvlText w:val="%8."/>
      <w:lvlJc w:val="left"/>
      <w:pPr>
        <w:tabs>
          <w:tab w:val="num" w:pos="6480"/>
        </w:tabs>
        <w:ind w:left="6480" w:hanging="360"/>
      </w:pPr>
      <w:rPr>
        <w:rFonts w:cs="Times New Roman"/>
      </w:rPr>
    </w:lvl>
    <w:lvl w:ilvl="8" w:tplc="1009001B" w:tentative="1">
      <w:start w:val="1"/>
      <w:numFmt w:val="lowerRoman"/>
      <w:lvlText w:val="%9."/>
      <w:lvlJc w:val="right"/>
      <w:pPr>
        <w:tabs>
          <w:tab w:val="num" w:pos="7200"/>
        </w:tabs>
        <w:ind w:left="7200" w:hanging="180"/>
      </w:pPr>
      <w:rPr>
        <w:rFonts w:cs="Times New Roman"/>
      </w:rPr>
    </w:lvl>
  </w:abstractNum>
  <w:abstractNum w:abstractNumId="12">
    <w:nsid w:val="08304660"/>
    <w:multiLevelType w:val="hybridMultilevel"/>
    <w:tmpl w:val="5AB2DF0C"/>
    <w:lvl w:ilvl="0" w:tplc="10090011">
      <w:start w:val="1"/>
      <w:numFmt w:val="decimal"/>
      <w:lvlText w:val="%1)"/>
      <w:lvlJc w:val="left"/>
      <w:pPr>
        <w:tabs>
          <w:tab w:val="num" w:pos="3960"/>
        </w:tabs>
        <w:ind w:left="3960" w:hanging="360"/>
      </w:pPr>
      <w:rPr>
        <w:rFonts w:cs="Times New Roman"/>
      </w:rPr>
    </w:lvl>
    <w:lvl w:ilvl="1" w:tplc="10090019">
      <w:start w:val="1"/>
      <w:numFmt w:val="lowerLetter"/>
      <w:lvlText w:val="%2."/>
      <w:lvlJc w:val="left"/>
      <w:pPr>
        <w:tabs>
          <w:tab w:val="num" w:pos="4680"/>
        </w:tabs>
        <w:ind w:left="4680" w:hanging="360"/>
      </w:pPr>
      <w:rPr>
        <w:rFonts w:cs="Times New Roman"/>
      </w:rPr>
    </w:lvl>
    <w:lvl w:ilvl="2" w:tplc="1009001B">
      <w:start w:val="1"/>
      <w:numFmt w:val="lowerRoman"/>
      <w:lvlText w:val="%3."/>
      <w:lvlJc w:val="right"/>
      <w:pPr>
        <w:tabs>
          <w:tab w:val="num" w:pos="5400"/>
        </w:tabs>
        <w:ind w:left="5400" w:hanging="180"/>
      </w:pPr>
      <w:rPr>
        <w:rFonts w:cs="Times New Roman"/>
      </w:rPr>
    </w:lvl>
    <w:lvl w:ilvl="3" w:tplc="1009000F">
      <w:start w:val="1"/>
      <w:numFmt w:val="decimal"/>
      <w:lvlText w:val="%4."/>
      <w:lvlJc w:val="left"/>
      <w:pPr>
        <w:tabs>
          <w:tab w:val="num" w:pos="6120"/>
        </w:tabs>
        <w:ind w:left="6120" w:hanging="360"/>
      </w:pPr>
      <w:rPr>
        <w:rFonts w:cs="Times New Roman"/>
      </w:rPr>
    </w:lvl>
    <w:lvl w:ilvl="4" w:tplc="10090019">
      <w:start w:val="1"/>
      <w:numFmt w:val="lowerLetter"/>
      <w:lvlText w:val="%5."/>
      <w:lvlJc w:val="left"/>
      <w:pPr>
        <w:tabs>
          <w:tab w:val="num" w:pos="6840"/>
        </w:tabs>
        <w:ind w:left="6840" w:hanging="360"/>
      </w:pPr>
      <w:rPr>
        <w:rFonts w:cs="Times New Roman"/>
      </w:rPr>
    </w:lvl>
    <w:lvl w:ilvl="5" w:tplc="1009001B">
      <w:start w:val="1"/>
      <w:numFmt w:val="lowerRoman"/>
      <w:lvlText w:val="%6."/>
      <w:lvlJc w:val="right"/>
      <w:pPr>
        <w:tabs>
          <w:tab w:val="num" w:pos="7560"/>
        </w:tabs>
        <w:ind w:left="7560" w:hanging="180"/>
      </w:pPr>
      <w:rPr>
        <w:rFonts w:cs="Times New Roman"/>
      </w:rPr>
    </w:lvl>
    <w:lvl w:ilvl="6" w:tplc="1009000F">
      <w:start w:val="1"/>
      <w:numFmt w:val="decimal"/>
      <w:lvlText w:val="%7."/>
      <w:lvlJc w:val="left"/>
      <w:pPr>
        <w:tabs>
          <w:tab w:val="num" w:pos="8280"/>
        </w:tabs>
        <w:ind w:left="8280" w:hanging="360"/>
      </w:pPr>
      <w:rPr>
        <w:rFonts w:cs="Times New Roman"/>
      </w:rPr>
    </w:lvl>
    <w:lvl w:ilvl="7" w:tplc="10090019">
      <w:start w:val="1"/>
      <w:numFmt w:val="lowerLetter"/>
      <w:lvlText w:val="%8."/>
      <w:lvlJc w:val="left"/>
      <w:pPr>
        <w:tabs>
          <w:tab w:val="num" w:pos="9000"/>
        </w:tabs>
        <w:ind w:left="9000" w:hanging="360"/>
      </w:pPr>
      <w:rPr>
        <w:rFonts w:cs="Times New Roman"/>
      </w:rPr>
    </w:lvl>
    <w:lvl w:ilvl="8" w:tplc="1009001B">
      <w:start w:val="1"/>
      <w:numFmt w:val="lowerRoman"/>
      <w:lvlText w:val="%9."/>
      <w:lvlJc w:val="right"/>
      <w:pPr>
        <w:tabs>
          <w:tab w:val="num" w:pos="9720"/>
        </w:tabs>
        <w:ind w:left="9720" w:hanging="180"/>
      </w:pPr>
      <w:rPr>
        <w:rFonts w:cs="Times New Roman"/>
      </w:rPr>
    </w:lvl>
  </w:abstractNum>
  <w:abstractNum w:abstractNumId="13">
    <w:nsid w:val="0EF200E8"/>
    <w:multiLevelType w:val="hybridMultilevel"/>
    <w:tmpl w:val="F2E02EDE"/>
    <w:lvl w:ilvl="0" w:tplc="10090015">
      <w:start w:val="1"/>
      <w:numFmt w:val="upperLetter"/>
      <w:lvlText w:val="%1."/>
      <w:lvlJc w:val="left"/>
      <w:pPr>
        <w:tabs>
          <w:tab w:val="num" w:pos="720"/>
        </w:tabs>
        <w:ind w:left="720" w:hanging="36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14">
    <w:nsid w:val="0F2773AA"/>
    <w:multiLevelType w:val="hybridMultilevel"/>
    <w:tmpl w:val="29CE3366"/>
    <w:lvl w:ilvl="0" w:tplc="0409000B">
      <w:start w:val="1"/>
      <w:numFmt w:val="bullet"/>
      <w:lvlText w:val=""/>
      <w:lvlJc w:val="left"/>
      <w:pPr>
        <w:ind w:left="1080" w:hanging="360"/>
      </w:pPr>
      <w:rPr>
        <w:rFonts w:ascii="Wingdings" w:hAnsi="Wingdings" w:hint="default"/>
      </w:rPr>
    </w:lvl>
    <w:lvl w:ilvl="1" w:tplc="10090011">
      <w:start w:val="1"/>
      <w:numFmt w:val="decimal"/>
      <w:lvlText w:val="%2)"/>
      <w:lvlJc w:val="left"/>
      <w:pPr>
        <w:tabs>
          <w:tab w:val="num" w:pos="1800"/>
        </w:tabs>
        <w:ind w:left="1800" w:hanging="360"/>
      </w:pPr>
      <w:rPr>
        <w:rFonts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19550542"/>
    <w:multiLevelType w:val="multilevel"/>
    <w:tmpl w:val="5E94D81E"/>
    <w:lvl w:ilvl="0">
      <w:start w:val="1"/>
      <w:numFmt w:val="upperLetter"/>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16">
    <w:nsid w:val="1C714896"/>
    <w:multiLevelType w:val="hybridMultilevel"/>
    <w:tmpl w:val="94423CAA"/>
    <w:lvl w:ilvl="0" w:tplc="10090013">
      <w:start w:val="1"/>
      <w:numFmt w:val="upperRoman"/>
      <w:lvlText w:val="%1."/>
      <w:lvlJc w:val="right"/>
      <w:pPr>
        <w:tabs>
          <w:tab w:val="num" w:pos="540"/>
        </w:tabs>
        <w:ind w:left="540" w:hanging="180"/>
      </w:pPr>
      <w:rPr>
        <w:rFonts w:cs="Times New Roman"/>
      </w:rPr>
    </w:lvl>
    <w:lvl w:ilvl="1" w:tplc="10090015">
      <w:start w:val="1"/>
      <w:numFmt w:val="upperLetter"/>
      <w:lvlText w:val="%2."/>
      <w:lvlJc w:val="left"/>
      <w:pPr>
        <w:tabs>
          <w:tab w:val="num" w:pos="1260"/>
        </w:tabs>
        <w:ind w:left="1260" w:hanging="360"/>
      </w:pPr>
      <w:rPr>
        <w:rFonts w:cs="Times New Roman"/>
      </w:rPr>
    </w:lvl>
    <w:lvl w:ilvl="2" w:tplc="1009001B" w:tentative="1">
      <w:start w:val="1"/>
      <w:numFmt w:val="lowerRoman"/>
      <w:lvlText w:val="%3."/>
      <w:lvlJc w:val="right"/>
      <w:pPr>
        <w:tabs>
          <w:tab w:val="num" w:pos="1980"/>
        </w:tabs>
        <w:ind w:left="1980" w:hanging="180"/>
      </w:pPr>
      <w:rPr>
        <w:rFonts w:cs="Times New Roman"/>
      </w:rPr>
    </w:lvl>
    <w:lvl w:ilvl="3" w:tplc="1009000F" w:tentative="1">
      <w:start w:val="1"/>
      <w:numFmt w:val="decimal"/>
      <w:lvlText w:val="%4."/>
      <w:lvlJc w:val="left"/>
      <w:pPr>
        <w:tabs>
          <w:tab w:val="num" w:pos="2700"/>
        </w:tabs>
        <w:ind w:left="2700" w:hanging="360"/>
      </w:pPr>
      <w:rPr>
        <w:rFonts w:cs="Times New Roman"/>
      </w:rPr>
    </w:lvl>
    <w:lvl w:ilvl="4" w:tplc="10090019" w:tentative="1">
      <w:start w:val="1"/>
      <w:numFmt w:val="lowerLetter"/>
      <w:lvlText w:val="%5."/>
      <w:lvlJc w:val="left"/>
      <w:pPr>
        <w:tabs>
          <w:tab w:val="num" w:pos="3420"/>
        </w:tabs>
        <w:ind w:left="3420" w:hanging="360"/>
      </w:pPr>
      <w:rPr>
        <w:rFonts w:cs="Times New Roman"/>
      </w:rPr>
    </w:lvl>
    <w:lvl w:ilvl="5" w:tplc="1009001B" w:tentative="1">
      <w:start w:val="1"/>
      <w:numFmt w:val="lowerRoman"/>
      <w:lvlText w:val="%6."/>
      <w:lvlJc w:val="right"/>
      <w:pPr>
        <w:tabs>
          <w:tab w:val="num" w:pos="4140"/>
        </w:tabs>
        <w:ind w:left="4140" w:hanging="180"/>
      </w:pPr>
      <w:rPr>
        <w:rFonts w:cs="Times New Roman"/>
      </w:rPr>
    </w:lvl>
    <w:lvl w:ilvl="6" w:tplc="1009000F" w:tentative="1">
      <w:start w:val="1"/>
      <w:numFmt w:val="decimal"/>
      <w:lvlText w:val="%7."/>
      <w:lvlJc w:val="left"/>
      <w:pPr>
        <w:tabs>
          <w:tab w:val="num" w:pos="4860"/>
        </w:tabs>
        <w:ind w:left="4860" w:hanging="360"/>
      </w:pPr>
      <w:rPr>
        <w:rFonts w:cs="Times New Roman"/>
      </w:rPr>
    </w:lvl>
    <w:lvl w:ilvl="7" w:tplc="10090019" w:tentative="1">
      <w:start w:val="1"/>
      <w:numFmt w:val="lowerLetter"/>
      <w:lvlText w:val="%8."/>
      <w:lvlJc w:val="left"/>
      <w:pPr>
        <w:tabs>
          <w:tab w:val="num" w:pos="5580"/>
        </w:tabs>
        <w:ind w:left="5580" w:hanging="360"/>
      </w:pPr>
      <w:rPr>
        <w:rFonts w:cs="Times New Roman"/>
      </w:rPr>
    </w:lvl>
    <w:lvl w:ilvl="8" w:tplc="1009001B" w:tentative="1">
      <w:start w:val="1"/>
      <w:numFmt w:val="lowerRoman"/>
      <w:lvlText w:val="%9."/>
      <w:lvlJc w:val="right"/>
      <w:pPr>
        <w:tabs>
          <w:tab w:val="num" w:pos="6300"/>
        </w:tabs>
        <w:ind w:left="6300" w:hanging="180"/>
      </w:pPr>
      <w:rPr>
        <w:rFonts w:cs="Times New Roman"/>
      </w:rPr>
    </w:lvl>
  </w:abstractNum>
  <w:abstractNum w:abstractNumId="17">
    <w:nsid w:val="29F73256"/>
    <w:multiLevelType w:val="hybridMultilevel"/>
    <w:tmpl w:val="A00C721A"/>
    <w:lvl w:ilvl="0" w:tplc="10090009">
      <w:start w:val="1"/>
      <w:numFmt w:val="bullet"/>
      <w:lvlText w:val=""/>
      <w:lvlJc w:val="left"/>
      <w:pPr>
        <w:tabs>
          <w:tab w:val="num" w:pos="720"/>
        </w:tabs>
        <w:ind w:left="720" w:hanging="360"/>
      </w:pPr>
      <w:rPr>
        <w:rFonts w:ascii="Wingdings" w:hAnsi="Wingdings" w:hint="default"/>
      </w:rPr>
    </w:lvl>
    <w:lvl w:ilvl="1" w:tplc="10090003" w:tentative="1">
      <w:start w:val="1"/>
      <w:numFmt w:val="bullet"/>
      <w:lvlText w:val="o"/>
      <w:lvlJc w:val="left"/>
      <w:pPr>
        <w:tabs>
          <w:tab w:val="num" w:pos="1440"/>
        </w:tabs>
        <w:ind w:left="1440" w:hanging="360"/>
      </w:pPr>
      <w:rPr>
        <w:rFonts w:ascii="Courier New" w:hAnsi="Courier New" w:hint="default"/>
      </w:rPr>
    </w:lvl>
    <w:lvl w:ilvl="2" w:tplc="10090005" w:tentative="1">
      <w:start w:val="1"/>
      <w:numFmt w:val="bullet"/>
      <w:lvlText w:val=""/>
      <w:lvlJc w:val="left"/>
      <w:pPr>
        <w:tabs>
          <w:tab w:val="num" w:pos="2160"/>
        </w:tabs>
        <w:ind w:left="2160" w:hanging="360"/>
      </w:pPr>
      <w:rPr>
        <w:rFonts w:ascii="Wingdings" w:hAnsi="Wingdings" w:hint="default"/>
      </w:rPr>
    </w:lvl>
    <w:lvl w:ilvl="3" w:tplc="10090001" w:tentative="1">
      <w:start w:val="1"/>
      <w:numFmt w:val="bullet"/>
      <w:lvlText w:val=""/>
      <w:lvlJc w:val="left"/>
      <w:pPr>
        <w:tabs>
          <w:tab w:val="num" w:pos="2880"/>
        </w:tabs>
        <w:ind w:left="2880" w:hanging="360"/>
      </w:pPr>
      <w:rPr>
        <w:rFonts w:ascii="Symbol" w:hAnsi="Symbol" w:hint="default"/>
      </w:rPr>
    </w:lvl>
    <w:lvl w:ilvl="4" w:tplc="10090003" w:tentative="1">
      <w:start w:val="1"/>
      <w:numFmt w:val="bullet"/>
      <w:lvlText w:val="o"/>
      <w:lvlJc w:val="left"/>
      <w:pPr>
        <w:tabs>
          <w:tab w:val="num" w:pos="3600"/>
        </w:tabs>
        <w:ind w:left="3600" w:hanging="360"/>
      </w:pPr>
      <w:rPr>
        <w:rFonts w:ascii="Courier New" w:hAnsi="Courier New" w:hint="default"/>
      </w:rPr>
    </w:lvl>
    <w:lvl w:ilvl="5" w:tplc="10090005" w:tentative="1">
      <w:start w:val="1"/>
      <w:numFmt w:val="bullet"/>
      <w:lvlText w:val=""/>
      <w:lvlJc w:val="left"/>
      <w:pPr>
        <w:tabs>
          <w:tab w:val="num" w:pos="4320"/>
        </w:tabs>
        <w:ind w:left="4320" w:hanging="360"/>
      </w:pPr>
      <w:rPr>
        <w:rFonts w:ascii="Wingdings" w:hAnsi="Wingdings" w:hint="default"/>
      </w:rPr>
    </w:lvl>
    <w:lvl w:ilvl="6" w:tplc="10090001" w:tentative="1">
      <w:start w:val="1"/>
      <w:numFmt w:val="bullet"/>
      <w:lvlText w:val=""/>
      <w:lvlJc w:val="left"/>
      <w:pPr>
        <w:tabs>
          <w:tab w:val="num" w:pos="5040"/>
        </w:tabs>
        <w:ind w:left="5040" w:hanging="360"/>
      </w:pPr>
      <w:rPr>
        <w:rFonts w:ascii="Symbol" w:hAnsi="Symbol" w:hint="default"/>
      </w:rPr>
    </w:lvl>
    <w:lvl w:ilvl="7" w:tplc="10090003" w:tentative="1">
      <w:start w:val="1"/>
      <w:numFmt w:val="bullet"/>
      <w:lvlText w:val="o"/>
      <w:lvlJc w:val="left"/>
      <w:pPr>
        <w:tabs>
          <w:tab w:val="num" w:pos="5760"/>
        </w:tabs>
        <w:ind w:left="5760" w:hanging="360"/>
      </w:pPr>
      <w:rPr>
        <w:rFonts w:ascii="Courier New" w:hAnsi="Courier New" w:hint="default"/>
      </w:rPr>
    </w:lvl>
    <w:lvl w:ilvl="8" w:tplc="10090005" w:tentative="1">
      <w:start w:val="1"/>
      <w:numFmt w:val="bullet"/>
      <w:lvlText w:val=""/>
      <w:lvlJc w:val="left"/>
      <w:pPr>
        <w:tabs>
          <w:tab w:val="num" w:pos="6480"/>
        </w:tabs>
        <w:ind w:left="6480" w:hanging="360"/>
      </w:pPr>
      <w:rPr>
        <w:rFonts w:ascii="Wingdings" w:hAnsi="Wingdings" w:hint="default"/>
      </w:rPr>
    </w:lvl>
  </w:abstractNum>
  <w:abstractNum w:abstractNumId="18">
    <w:nsid w:val="2A621CA2"/>
    <w:multiLevelType w:val="hybridMultilevel"/>
    <w:tmpl w:val="5866D3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DB686A"/>
    <w:multiLevelType w:val="multilevel"/>
    <w:tmpl w:val="FE4EA83A"/>
    <w:lvl w:ilvl="0">
      <w:start w:val="1"/>
      <w:numFmt w:val="bullet"/>
      <w:lvlText w:val=""/>
      <w:lvlJc w:val="left"/>
      <w:pPr>
        <w:ind w:left="720" w:hanging="360"/>
      </w:pPr>
      <w:rPr>
        <w:rFonts w:ascii="Wingdings" w:hAnsi="Wingdings" w:hint="default"/>
      </w:rPr>
    </w:lvl>
    <w:lvl w:ilvl="1">
      <w:start w:val="1"/>
      <w:numFmt w:val="upperRoman"/>
      <w:lvlText w:val="%2."/>
      <w:lvlJc w:val="right"/>
      <w:pPr>
        <w:tabs>
          <w:tab w:val="num" w:pos="1260"/>
        </w:tabs>
        <w:ind w:left="1260" w:hanging="180"/>
      </w:pPr>
      <w:rPr>
        <w:rFonts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0">
    <w:nsid w:val="35E716DC"/>
    <w:multiLevelType w:val="hybridMultilevel"/>
    <w:tmpl w:val="8F541538"/>
    <w:lvl w:ilvl="0" w:tplc="10090011">
      <w:start w:val="1"/>
      <w:numFmt w:val="decimal"/>
      <w:lvlText w:val="%1)"/>
      <w:lvlJc w:val="left"/>
      <w:pPr>
        <w:tabs>
          <w:tab w:val="num" w:pos="2520"/>
        </w:tabs>
        <w:ind w:left="2520" w:hanging="360"/>
      </w:pPr>
      <w:rPr>
        <w:rFonts w:cs="Times New Roman"/>
      </w:rPr>
    </w:lvl>
    <w:lvl w:ilvl="1" w:tplc="10090019" w:tentative="1">
      <w:start w:val="1"/>
      <w:numFmt w:val="lowerLetter"/>
      <w:lvlText w:val="%2."/>
      <w:lvlJc w:val="left"/>
      <w:pPr>
        <w:tabs>
          <w:tab w:val="num" w:pos="3060"/>
        </w:tabs>
        <w:ind w:left="3060" w:hanging="360"/>
      </w:pPr>
      <w:rPr>
        <w:rFonts w:cs="Times New Roman"/>
      </w:rPr>
    </w:lvl>
    <w:lvl w:ilvl="2" w:tplc="1009001B" w:tentative="1">
      <w:start w:val="1"/>
      <w:numFmt w:val="lowerRoman"/>
      <w:lvlText w:val="%3."/>
      <w:lvlJc w:val="right"/>
      <w:pPr>
        <w:tabs>
          <w:tab w:val="num" w:pos="3780"/>
        </w:tabs>
        <w:ind w:left="3780" w:hanging="180"/>
      </w:pPr>
      <w:rPr>
        <w:rFonts w:cs="Times New Roman"/>
      </w:rPr>
    </w:lvl>
    <w:lvl w:ilvl="3" w:tplc="1009000F" w:tentative="1">
      <w:start w:val="1"/>
      <w:numFmt w:val="decimal"/>
      <w:lvlText w:val="%4."/>
      <w:lvlJc w:val="left"/>
      <w:pPr>
        <w:tabs>
          <w:tab w:val="num" w:pos="4500"/>
        </w:tabs>
        <w:ind w:left="4500" w:hanging="360"/>
      </w:pPr>
      <w:rPr>
        <w:rFonts w:cs="Times New Roman"/>
      </w:rPr>
    </w:lvl>
    <w:lvl w:ilvl="4" w:tplc="10090019" w:tentative="1">
      <w:start w:val="1"/>
      <w:numFmt w:val="lowerLetter"/>
      <w:lvlText w:val="%5."/>
      <w:lvlJc w:val="left"/>
      <w:pPr>
        <w:tabs>
          <w:tab w:val="num" w:pos="5220"/>
        </w:tabs>
        <w:ind w:left="5220" w:hanging="360"/>
      </w:pPr>
      <w:rPr>
        <w:rFonts w:cs="Times New Roman"/>
      </w:rPr>
    </w:lvl>
    <w:lvl w:ilvl="5" w:tplc="1009001B" w:tentative="1">
      <w:start w:val="1"/>
      <w:numFmt w:val="lowerRoman"/>
      <w:lvlText w:val="%6."/>
      <w:lvlJc w:val="right"/>
      <w:pPr>
        <w:tabs>
          <w:tab w:val="num" w:pos="5940"/>
        </w:tabs>
        <w:ind w:left="5940" w:hanging="180"/>
      </w:pPr>
      <w:rPr>
        <w:rFonts w:cs="Times New Roman"/>
      </w:rPr>
    </w:lvl>
    <w:lvl w:ilvl="6" w:tplc="1009000F" w:tentative="1">
      <w:start w:val="1"/>
      <w:numFmt w:val="decimal"/>
      <w:lvlText w:val="%7."/>
      <w:lvlJc w:val="left"/>
      <w:pPr>
        <w:tabs>
          <w:tab w:val="num" w:pos="6660"/>
        </w:tabs>
        <w:ind w:left="6660" w:hanging="360"/>
      </w:pPr>
      <w:rPr>
        <w:rFonts w:cs="Times New Roman"/>
      </w:rPr>
    </w:lvl>
    <w:lvl w:ilvl="7" w:tplc="10090019" w:tentative="1">
      <w:start w:val="1"/>
      <w:numFmt w:val="lowerLetter"/>
      <w:lvlText w:val="%8."/>
      <w:lvlJc w:val="left"/>
      <w:pPr>
        <w:tabs>
          <w:tab w:val="num" w:pos="7380"/>
        </w:tabs>
        <w:ind w:left="7380" w:hanging="360"/>
      </w:pPr>
      <w:rPr>
        <w:rFonts w:cs="Times New Roman"/>
      </w:rPr>
    </w:lvl>
    <w:lvl w:ilvl="8" w:tplc="1009001B" w:tentative="1">
      <w:start w:val="1"/>
      <w:numFmt w:val="lowerRoman"/>
      <w:lvlText w:val="%9."/>
      <w:lvlJc w:val="right"/>
      <w:pPr>
        <w:tabs>
          <w:tab w:val="num" w:pos="8100"/>
        </w:tabs>
        <w:ind w:left="8100" w:hanging="180"/>
      </w:pPr>
      <w:rPr>
        <w:rFonts w:cs="Times New Roman"/>
      </w:rPr>
    </w:lvl>
  </w:abstractNum>
  <w:abstractNum w:abstractNumId="21">
    <w:nsid w:val="37D40ECC"/>
    <w:multiLevelType w:val="hybridMultilevel"/>
    <w:tmpl w:val="CD306016"/>
    <w:lvl w:ilvl="0" w:tplc="10090013">
      <w:start w:val="1"/>
      <w:numFmt w:val="upperRoman"/>
      <w:lvlText w:val="%1."/>
      <w:lvlJc w:val="right"/>
      <w:pPr>
        <w:tabs>
          <w:tab w:val="num" w:pos="730"/>
        </w:tabs>
        <w:ind w:left="730" w:hanging="180"/>
      </w:pPr>
      <w:rPr>
        <w:rFonts w:cs="Times New Roman"/>
      </w:rPr>
    </w:lvl>
    <w:lvl w:ilvl="1" w:tplc="10090019" w:tentative="1">
      <w:start w:val="1"/>
      <w:numFmt w:val="lowerLetter"/>
      <w:lvlText w:val="%2."/>
      <w:lvlJc w:val="left"/>
      <w:pPr>
        <w:tabs>
          <w:tab w:val="num" w:pos="1670"/>
        </w:tabs>
        <w:ind w:left="1670" w:hanging="360"/>
      </w:pPr>
      <w:rPr>
        <w:rFonts w:cs="Times New Roman"/>
      </w:rPr>
    </w:lvl>
    <w:lvl w:ilvl="2" w:tplc="1009001B" w:tentative="1">
      <w:start w:val="1"/>
      <w:numFmt w:val="lowerRoman"/>
      <w:lvlText w:val="%3."/>
      <w:lvlJc w:val="right"/>
      <w:pPr>
        <w:tabs>
          <w:tab w:val="num" w:pos="2390"/>
        </w:tabs>
        <w:ind w:left="2390" w:hanging="180"/>
      </w:pPr>
      <w:rPr>
        <w:rFonts w:cs="Times New Roman"/>
      </w:rPr>
    </w:lvl>
    <w:lvl w:ilvl="3" w:tplc="1009000F" w:tentative="1">
      <w:start w:val="1"/>
      <w:numFmt w:val="decimal"/>
      <w:lvlText w:val="%4."/>
      <w:lvlJc w:val="left"/>
      <w:pPr>
        <w:tabs>
          <w:tab w:val="num" w:pos="3110"/>
        </w:tabs>
        <w:ind w:left="3110" w:hanging="360"/>
      </w:pPr>
      <w:rPr>
        <w:rFonts w:cs="Times New Roman"/>
      </w:rPr>
    </w:lvl>
    <w:lvl w:ilvl="4" w:tplc="10090019" w:tentative="1">
      <w:start w:val="1"/>
      <w:numFmt w:val="lowerLetter"/>
      <w:lvlText w:val="%5."/>
      <w:lvlJc w:val="left"/>
      <w:pPr>
        <w:tabs>
          <w:tab w:val="num" w:pos="3830"/>
        </w:tabs>
        <w:ind w:left="3830" w:hanging="360"/>
      </w:pPr>
      <w:rPr>
        <w:rFonts w:cs="Times New Roman"/>
      </w:rPr>
    </w:lvl>
    <w:lvl w:ilvl="5" w:tplc="1009001B" w:tentative="1">
      <w:start w:val="1"/>
      <w:numFmt w:val="lowerRoman"/>
      <w:lvlText w:val="%6."/>
      <w:lvlJc w:val="right"/>
      <w:pPr>
        <w:tabs>
          <w:tab w:val="num" w:pos="4550"/>
        </w:tabs>
        <w:ind w:left="4550" w:hanging="180"/>
      </w:pPr>
      <w:rPr>
        <w:rFonts w:cs="Times New Roman"/>
      </w:rPr>
    </w:lvl>
    <w:lvl w:ilvl="6" w:tplc="1009000F" w:tentative="1">
      <w:start w:val="1"/>
      <w:numFmt w:val="decimal"/>
      <w:lvlText w:val="%7."/>
      <w:lvlJc w:val="left"/>
      <w:pPr>
        <w:tabs>
          <w:tab w:val="num" w:pos="5270"/>
        </w:tabs>
        <w:ind w:left="5270" w:hanging="360"/>
      </w:pPr>
      <w:rPr>
        <w:rFonts w:cs="Times New Roman"/>
      </w:rPr>
    </w:lvl>
    <w:lvl w:ilvl="7" w:tplc="10090019" w:tentative="1">
      <w:start w:val="1"/>
      <w:numFmt w:val="lowerLetter"/>
      <w:lvlText w:val="%8."/>
      <w:lvlJc w:val="left"/>
      <w:pPr>
        <w:tabs>
          <w:tab w:val="num" w:pos="5990"/>
        </w:tabs>
        <w:ind w:left="5990" w:hanging="360"/>
      </w:pPr>
      <w:rPr>
        <w:rFonts w:cs="Times New Roman"/>
      </w:rPr>
    </w:lvl>
    <w:lvl w:ilvl="8" w:tplc="1009001B" w:tentative="1">
      <w:start w:val="1"/>
      <w:numFmt w:val="lowerRoman"/>
      <w:lvlText w:val="%9."/>
      <w:lvlJc w:val="right"/>
      <w:pPr>
        <w:tabs>
          <w:tab w:val="num" w:pos="6710"/>
        </w:tabs>
        <w:ind w:left="6710" w:hanging="180"/>
      </w:pPr>
      <w:rPr>
        <w:rFonts w:cs="Times New Roman"/>
      </w:rPr>
    </w:lvl>
  </w:abstractNum>
  <w:abstractNum w:abstractNumId="22">
    <w:nsid w:val="38EF770C"/>
    <w:multiLevelType w:val="multilevel"/>
    <w:tmpl w:val="35D0D032"/>
    <w:lvl w:ilvl="0">
      <w:start w:val="1"/>
      <w:numFmt w:val="decimal"/>
      <w:lvlText w:val="%1."/>
      <w:lvlJc w:val="left"/>
      <w:pPr>
        <w:tabs>
          <w:tab w:val="num" w:pos="1440"/>
        </w:tabs>
        <w:ind w:left="1440" w:hanging="360"/>
      </w:pPr>
      <w:rPr>
        <w:rFonts w:cs="Times New Roman"/>
      </w:rPr>
    </w:lvl>
    <w:lvl w:ilvl="1">
      <w:start w:val="1"/>
      <w:numFmt w:val="lowerLetter"/>
      <w:lvlText w:val="%2."/>
      <w:lvlJc w:val="left"/>
      <w:pPr>
        <w:tabs>
          <w:tab w:val="num" w:pos="2160"/>
        </w:tabs>
        <w:ind w:left="2160" w:hanging="360"/>
      </w:pPr>
      <w:rPr>
        <w:rFonts w:cs="Times New Roman"/>
      </w:rPr>
    </w:lvl>
    <w:lvl w:ilvl="2">
      <w:start w:val="1"/>
      <w:numFmt w:val="lowerRoman"/>
      <w:lvlText w:val="%3."/>
      <w:lvlJc w:val="right"/>
      <w:pPr>
        <w:tabs>
          <w:tab w:val="num" w:pos="2880"/>
        </w:tabs>
        <w:ind w:left="2880" w:hanging="180"/>
      </w:pPr>
      <w:rPr>
        <w:rFonts w:cs="Times New Roman"/>
      </w:rPr>
    </w:lvl>
    <w:lvl w:ilvl="3">
      <w:start w:val="1"/>
      <w:numFmt w:val="decimal"/>
      <w:lvlText w:val="%4."/>
      <w:lvlJc w:val="left"/>
      <w:pPr>
        <w:tabs>
          <w:tab w:val="num" w:pos="3600"/>
        </w:tabs>
        <w:ind w:left="3600" w:hanging="360"/>
      </w:pPr>
      <w:rPr>
        <w:rFonts w:cs="Times New Roman"/>
      </w:rPr>
    </w:lvl>
    <w:lvl w:ilvl="4">
      <w:start w:val="1"/>
      <w:numFmt w:val="lowerLetter"/>
      <w:lvlText w:val="%5."/>
      <w:lvlJc w:val="left"/>
      <w:pPr>
        <w:tabs>
          <w:tab w:val="num" w:pos="4320"/>
        </w:tabs>
        <w:ind w:left="4320" w:hanging="360"/>
      </w:pPr>
      <w:rPr>
        <w:rFonts w:cs="Times New Roman"/>
      </w:rPr>
    </w:lvl>
    <w:lvl w:ilvl="5">
      <w:start w:val="1"/>
      <w:numFmt w:val="lowerRoman"/>
      <w:lvlText w:val="%6."/>
      <w:lvlJc w:val="right"/>
      <w:pPr>
        <w:tabs>
          <w:tab w:val="num" w:pos="5040"/>
        </w:tabs>
        <w:ind w:left="5040" w:hanging="180"/>
      </w:pPr>
      <w:rPr>
        <w:rFonts w:cs="Times New Roman"/>
      </w:rPr>
    </w:lvl>
    <w:lvl w:ilvl="6">
      <w:start w:val="1"/>
      <w:numFmt w:val="decimal"/>
      <w:lvlText w:val="%7."/>
      <w:lvlJc w:val="left"/>
      <w:pPr>
        <w:tabs>
          <w:tab w:val="num" w:pos="5760"/>
        </w:tabs>
        <w:ind w:left="5760" w:hanging="360"/>
      </w:pPr>
      <w:rPr>
        <w:rFonts w:cs="Times New Roman"/>
      </w:rPr>
    </w:lvl>
    <w:lvl w:ilvl="7">
      <w:start w:val="1"/>
      <w:numFmt w:val="lowerLetter"/>
      <w:lvlText w:val="%8."/>
      <w:lvlJc w:val="left"/>
      <w:pPr>
        <w:tabs>
          <w:tab w:val="num" w:pos="6480"/>
        </w:tabs>
        <w:ind w:left="6480" w:hanging="360"/>
      </w:pPr>
      <w:rPr>
        <w:rFonts w:cs="Times New Roman"/>
      </w:rPr>
    </w:lvl>
    <w:lvl w:ilvl="8">
      <w:start w:val="1"/>
      <w:numFmt w:val="lowerRoman"/>
      <w:lvlText w:val="%9."/>
      <w:lvlJc w:val="right"/>
      <w:pPr>
        <w:tabs>
          <w:tab w:val="num" w:pos="7200"/>
        </w:tabs>
        <w:ind w:left="7200" w:hanging="180"/>
      </w:pPr>
      <w:rPr>
        <w:rFonts w:cs="Times New Roman"/>
      </w:rPr>
    </w:lvl>
  </w:abstractNum>
  <w:abstractNum w:abstractNumId="23">
    <w:nsid w:val="3FC65FE9"/>
    <w:multiLevelType w:val="hybridMultilevel"/>
    <w:tmpl w:val="5342A53A"/>
    <w:lvl w:ilvl="0" w:tplc="10090013">
      <w:start w:val="1"/>
      <w:numFmt w:val="upperRoman"/>
      <w:lvlText w:val="%1."/>
      <w:lvlJc w:val="right"/>
      <w:pPr>
        <w:tabs>
          <w:tab w:val="num" w:pos="180"/>
        </w:tabs>
        <w:ind w:left="180" w:hanging="180"/>
      </w:pPr>
      <w:rPr>
        <w:rFonts w:cs="Times New Roman"/>
      </w:rPr>
    </w:lvl>
    <w:lvl w:ilvl="1" w:tplc="10090019">
      <w:start w:val="1"/>
      <w:numFmt w:val="lowerLetter"/>
      <w:lvlText w:val="%2."/>
      <w:lvlJc w:val="left"/>
      <w:pPr>
        <w:tabs>
          <w:tab w:val="num" w:pos="1440"/>
        </w:tabs>
        <w:ind w:left="1440" w:hanging="360"/>
      </w:pPr>
      <w:rPr>
        <w:rFonts w:cs="Times New Roman"/>
      </w:rPr>
    </w:lvl>
    <w:lvl w:ilvl="2" w:tplc="1009001B" w:tentative="1">
      <w:start w:val="1"/>
      <w:numFmt w:val="lowerRoman"/>
      <w:lvlText w:val="%3."/>
      <w:lvlJc w:val="right"/>
      <w:pPr>
        <w:tabs>
          <w:tab w:val="num" w:pos="2160"/>
        </w:tabs>
        <w:ind w:left="2160" w:hanging="180"/>
      </w:pPr>
      <w:rPr>
        <w:rFonts w:cs="Times New Roman"/>
      </w:rPr>
    </w:lvl>
    <w:lvl w:ilvl="3" w:tplc="1009000F" w:tentative="1">
      <w:start w:val="1"/>
      <w:numFmt w:val="decimal"/>
      <w:lvlText w:val="%4."/>
      <w:lvlJc w:val="left"/>
      <w:pPr>
        <w:tabs>
          <w:tab w:val="num" w:pos="2880"/>
        </w:tabs>
        <w:ind w:left="2880" w:hanging="360"/>
      </w:pPr>
      <w:rPr>
        <w:rFonts w:cs="Times New Roman"/>
      </w:rPr>
    </w:lvl>
    <w:lvl w:ilvl="4" w:tplc="10090019" w:tentative="1">
      <w:start w:val="1"/>
      <w:numFmt w:val="lowerLetter"/>
      <w:lvlText w:val="%5."/>
      <w:lvlJc w:val="left"/>
      <w:pPr>
        <w:tabs>
          <w:tab w:val="num" w:pos="3600"/>
        </w:tabs>
        <w:ind w:left="3600" w:hanging="360"/>
      </w:pPr>
      <w:rPr>
        <w:rFonts w:cs="Times New Roman"/>
      </w:rPr>
    </w:lvl>
    <w:lvl w:ilvl="5" w:tplc="1009001B" w:tentative="1">
      <w:start w:val="1"/>
      <w:numFmt w:val="lowerRoman"/>
      <w:lvlText w:val="%6."/>
      <w:lvlJc w:val="right"/>
      <w:pPr>
        <w:tabs>
          <w:tab w:val="num" w:pos="4320"/>
        </w:tabs>
        <w:ind w:left="4320" w:hanging="180"/>
      </w:pPr>
      <w:rPr>
        <w:rFonts w:cs="Times New Roman"/>
      </w:rPr>
    </w:lvl>
    <w:lvl w:ilvl="6" w:tplc="1009000F" w:tentative="1">
      <w:start w:val="1"/>
      <w:numFmt w:val="decimal"/>
      <w:lvlText w:val="%7."/>
      <w:lvlJc w:val="left"/>
      <w:pPr>
        <w:tabs>
          <w:tab w:val="num" w:pos="5040"/>
        </w:tabs>
        <w:ind w:left="5040" w:hanging="360"/>
      </w:pPr>
      <w:rPr>
        <w:rFonts w:cs="Times New Roman"/>
      </w:rPr>
    </w:lvl>
    <w:lvl w:ilvl="7" w:tplc="10090019" w:tentative="1">
      <w:start w:val="1"/>
      <w:numFmt w:val="lowerLetter"/>
      <w:lvlText w:val="%8."/>
      <w:lvlJc w:val="left"/>
      <w:pPr>
        <w:tabs>
          <w:tab w:val="num" w:pos="5760"/>
        </w:tabs>
        <w:ind w:left="5760" w:hanging="360"/>
      </w:pPr>
      <w:rPr>
        <w:rFonts w:cs="Times New Roman"/>
      </w:rPr>
    </w:lvl>
    <w:lvl w:ilvl="8" w:tplc="1009001B" w:tentative="1">
      <w:start w:val="1"/>
      <w:numFmt w:val="lowerRoman"/>
      <w:lvlText w:val="%9."/>
      <w:lvlJc w:val="right"/>
      <w:pPr>
        <w:tabs>
          <w:tab w:val="num" w:pos="6480"/>
        </w:tabs>
        <w:ind w:left="6480" w:hanging="180"/>
      </w:pPr>
      <w:rPr>
        <w:rFonts w:cs="Times New Roman"/>
      </w:rPr>
    </w:lvl>
  </w:abstractNum>
  <w:abstractNum w:abstractNumId="24">
    <w:nsid w:val="51667BBD"/>
    <w:multiLevelType w:val="hybridMultilevel"/>
    <w:tmpl w:val="6D4EB45E"/>
    <w:lvl w:ilvl="0" w:tplc="10090011">
      <w:start w:val="1"/>
      <w:numFmt w:val="decimal"/>
      <w:lvlText w:val="%1)"/>
      <w:lvlJc w:val="left"/>
      <w:pPr>
        <w:tabs>
          <w:tab w:val="num" w:pos="-360"/>
        </w:tabs>
        <w:ind w:left="-360" w:hanging="360"/>
      </w:pPr>
      <w:rPr>
        <w:rFonts w:cs="Times New Roman"/>
      </w:rPr>
    </w:lvl>
    <w:lvl w:ilvl="1" w:tplc="10090009">
      <w:start w:val="1"/>
      <w:numFmt w:val="bullet"/>
      <w:lvlText w:val=""/>
      <w:lvlJc w:val="left"/>
      <w:pPr>
        <w:tabs>
          <w:tab w:val="num" w:pos="180"/>
        </w:tabs>
        <w:ind w:left="180" w:hanging="360"/>
      </w:pPr>
      <w:rPr>
        <w:rFonts w:ascii="Wingdings" w:hAnsi="Wingdings" w:hint="default"/>
      </w:rPr>
    </w:lvl>
    <w:lvl w:ilvl="2" w:tplc="1009001B" w:tentative="1">
      <w:start w:val="1"/>
      <w:numFmt w:val="lowerRoman"/>
      <w:lvlText w:val="%3."/>
      <w:lvlJc w:val="right"/>
      <w:pPr>
        <w:tabs>
          <w:tab w:val="num" w:pos="900"/>
        </w:tabs>
        <w:ind w:left="900" w:hanging="180"/>
      </w:pPr>
      <w:rPr>
        <w:rFonts w:cs="Times New Roman"/>
      </w:rPr>
    </w:lvl>
    <w:lvl w:ilvl="3" w:tplc="1009000F" w:tentative="1">
      <w:start w:val="1"/>
      <w:numFmt w:val="decimal"/>
      <w:lvlText w:val="%4."/>
      <w:lvlJc w:val="left"/>
      <w:pPr>
        <w:tabs>
          <w:tab w:val="num" w:pos="1620"/>
        </w:tabs>
        <w:ind w:left="1620" w:hanging="360"/>
      </w:pPr>
      <w:rPr>
        <w:rFonts w:cs="Times New Roman"/>
      </w:rPr>
    </w:lvl>
    <w:lvl w:ilvl="4" w:tplc="10090019" w:tentative="1">
      <w:start w:val="1"/>
      <w:numFmt w:val="lowerLetter"/>
      <w:lvlText w:val="%5."/>
      <w:lvlJc w:val="left"/>
      <w:pPr>
        <w:tabs>
          <w:tab w:val="num" w:pos="2340"/>
        </w:tabs>
        <w:ind w:left="2340" w:hanging="360"/>
      </w:pPr>
      <w:rPr>
        <w:rFonts w:cs="Times New Roman"/>
      </w:rPr>
    </w:lvl>
    <w:lvl w:ilvl="5" w:tplc="1009001B" w:tentative="1">
      <w:start w:val="1"/>
      <w:numFmt w:val="lowerRoman"/>
      <w:lvlText w:val="%6."/>
      <w:lvlJc w:val="right"/>
      <w:pPr>
        <w:tabs>
          <w:tab w:val="num" w:pos="3060"/>
        </w:tabs>
        <w:ind w:left="3060" w:hanging="180"/>
      </w:pPr>
      <w:rPr>
        <w:rFonts w:cs="Times New Roman"/>
      </w:rPr>
    </w:lvl>
    <w:lvl w:ilvl="6" w:tplc="1009000F" w:tentative="1">
      <w:start w:val="1"/>
      <w:numFmt w:val="decimal"/>
      <w:lvlText w:val="%7."/>
      <w:lvlJc w:val="left"/>
      <w:pPr>
        <w:tabs>
          <w:tab w:val="num" w:pos="3780"/>
        </w:tabs>
        <w:ind w:left="3780" w:hanging="360"/>
      </w:pPr>
      <w:rPr>
        <w:rFonts w:cs="Times New Roman"/>
      </w:rPr>
    </w:lvl>
    <w:lvl w:ilvl="7" w:tplc="10090019" w:tentative="1">
      <w:start w:val="1"/>
      <w:numFmt w:val="lowerLetter"/>
      <w:lvlText w:val="%8."/>
      <w:lvlJc w:val="left"/>
      <w:pPr>
        <w:tabs>
          <w:tab w:val="num" w:pos="4500"/>
        </w:tabs>
        <w:ind w:left="4500" w:hanging="360"/>
      </w:pPr>
      <w:rPr>
        <w:rFonts w:cs="Times New Roman"/>
      </w:rPr>
    </w:lvl>
    <w:lvl w:ilvl="8" w:tplc="1009001B" w:tentative="1">
      <w:start w:val="1"/>
      <w:numFmt w:val="lowerRoman"/>
      <w:lvlText w:val="%9."/>
      <w:lvlJc w:val="right"/>
      <w:pPr>
        <w:tabs>
          <w:tab w:val="num" w:pos="5220"/>
        </w:tabs>
        <w:ind w:left="5220" w:hanging="180"/>
      </w:pPr>
      <w:rPr>
        <w:rFonts w:cs="Times New Roman"/>
      </w:rPr>
    </w:lvl>
  </w:abstractNum>
  <w:abstractNum w:abstractNumId="25">
    <w:nsid w:val="59805592"/>
    <w:multiLevelType w:val="hybridMultilevel"/>
    <w:tmpl w:val="AE349CE8"/>
    <w:lvl w:ilvl="0" w:tplc="10090015">
      <w:start w:val="1"/>
      <w:numFmt w:val="upperLetter"/>
      <w:lvlText w:val="%1."/>
      <w:lvlJc w:val="left"/>
      <w:pPr>
        <w:tabs>
          <w:tab w:val="num" w:pos="1240"/>
        </w:tabs>
        <w:ind w:left="1240" w:hanging="360"/>
      </w:pPr>
      <w:rPr>
        <w:rFonts w:cs="Times New Roman"/>
      </w:rPr>
    </w:lvl>
    <w:lvl w:ilvl="1" w:tplc="10090019">
      <w:start w:val="1"/>
      <w:numFmt w:val="lowerLetter"/>
      <w:lvlText w:val="%2."/>
      <w:lvlJc w:val="left"/>
      <w:pPr>
        <w:tabs>
          <w:tab w:val="num" w:pos="1080"/>
        </w:tabs>
        <w:ind w:left="1080" w:hanging="360"/>
      </w:pPr>
      <w:rPr>
        <w:rFonts w:cs="Times New Roman"/>
      </w:rPr>
    </w:lvl>
    <w:lvl w:ilvl="2" w:tplc="1009001B">
      <w:start w:val="1"/>
      <w:numFmt w:val="lowerRoman"/>
      <w:lvlText w:val="%3."/>
      <w:lvlJc w:val="right"/>
      <w:pPr>
        <w:tabs>
          <w:tab w:val="num" w:pos="1800"/>
        </w:tabs>
        <w:ind w:left="1800" w:hanging="180"/>
      </w:pPr>
      <w:rPr>
        <w:rFonts w:cs="Times New Roman"/>
      </w:rPr>
    </w:lvl>
    <w:lvl w:ilvl="3" w:tplc="1009000F" w:tentative="1">
      <w:start w:val="1"/>
      <w:numFmt w:val="decimal"/>
      <w:lvlText w:val="%4."/>
      <w:lvlJc w:val="left"/>
      <w:pPr>
        <w:tabs>
          <w:tab w:val="num" w:pos="2520"/>
        </w:tabs>
        <w:ind w:left="2520" w:hanging="360"/>
      </w:pPr>
      <w:rPr>
        <w:rFonts w:cs="Times New Roman"/>
      </w:rPr>
    </w:lvl>
    <w:lvl w:ilvl="4" w:tplc="10090019" w:tentative="1">
      <w:start w:val="1"/>
      <w:numFmt w:val="lowerLetter"/>
      <w:lvlText w:val="%5."/>
      <w:lvlJc w:val="left"/>
      <w:pPr>
        <w:tabs>
          <w:tab w:val="num" w:pos="3240"/>
        </w:tabs>
        <w:ind w:left="3240" w:hanging="360"/>
      </w:pPr>
      <w:rPr>
        <w:rFonts w:cs="Times New Roman"/>
      </w:rPr>
    </w:lvl>
    <w:lvl w:ilvl="5" w:tplc="1009001B" w:tentative="1">
      <w:start w:val="1"/>
      <w:numFmt w:val="lowerRoman"/>
      <w:lvlText w:val="%6."/>
      <w:lvlJc w:val="right"/>
      <w:pPr>
        <w:tabs>
          <w:tab w:val="num" w:pos="3960"/>
        </w:tabs>
        <w:ind w:left="3960" w:hanging="180"/>
      </w:pPr>
      <w:rPr>
        <w:rFonts w:cs="Times New Roman"/>
      </w:rPr>
    </w:lvl>
    <w:lvl w:ilvl="6" w:tplc="1009000F" w:tentative="1">
      <w:start w:val="1"/>
      <w:numFmt w:val="decimal"/>
      <w:lvlText w:val="%7."/>
      <w:lvlJc w:val="left"/>
      <w:pPr>
        <w:tabs>
          <w:tab w:val="num" w:pos="4680"/>
        </w:tabs>
        <w:ind w:left="4680" w:hanging="360"/>
      </w:pPr>
      <w:rPr>
        <w:rFonts w:cs="Times New Roman"/>
      </w:rPr>
    </w:lvl>
    <w:lvl w:ilvl="7" w:tplc="10090019" w:tentative="1">
      <w:start w:val="1"/>
      <w:numFmt w:val="lowerLetter"/>
      <w:lvlText w:val="%8."/>
      <w:lvlJc w:val="left"/>
      <w:pPr>
        <w:tabs>
          <w:tab w:val="num" w:pos="5400"/>
        </w:tabs>
        <w:ind w:left="5400" w:hanging="360"/>
      </w:pPr>
      <w:rPr>
        <w:rFonts w:cs="Times New Roman"/>
      </w:rPr>
    </w:lvl>
    <w:lvl w:ilvl="8" w:tplc="1009001B" w:tentative="1">
      <w:start w:val="1"/>
      <w:numFmt w:val="lowerRoman"/>
      <w:lvlText w:val="%9."/>
      <w:lvlJc w:val="right"/>
      <w:pPr>
        <w:tabs>
          <w:tab w:val="num" w:pos="6120"/>
        </w:tabs>
        <w:ind w:left="6120" w:hanging="180"/>
      </w:pPr>
      <w:rPr>
        <w:rFonts w:cs="Times New Roman"/>
      </w:rPr>
    </w:lvl>
  </w:abstractNum>
  <w:abstractNum w:abstractNumId="26">
    <w:nsid w:val="5DAE2130"/>
    <w:multiLevelType w:val="hybridMultilevel"/>
    <w:tmpl w:val="3C90D870"/>
    <w:lvl w:ilvl="0" w:tplc="10090011">
      <w:start w:val="1"/>
      <w:numFmt w:val="decimal"/>
      <w:lvlText w:val="%1)"/>
      <w:lvlJc w:val="left"/>
      <w:pPr>
        <w:tabs>
          <w:tab w:val="num" w:pos="2520"/>
        </w:tabs>
        <w:ind w:left="2520" w:hanging="360"/>
      </w:pPr>
      <w:rPr>
        <w:rFonts w:cs="Times New Roman"/>
      </w:rPr>
    </w:lvl>
    <w:lvl w:ilvl="1" w:tplc="10090019" w:tentative="1">
      <w:start w:val="1"/>
      <w:numFmt w:val="lowerLetter"/>
      <w:lvlText w:val="%2."/>
      <w:lvlJc w:val="left"/>
      <w:pPr>
        <w:tabs>
          <w:tab w:val="num" w:pos="3240"/>
        </w:tabs>
        <w:ind w:left="3240" w:hanging="360"/>
      </w:pPr>
      <w:rPr>
        <w:rFonts w:cs="Times New Roman"/>
      </w:rPr>
    </w:lvl>
    <w:lvl w:ilvl="2" w:tplc="1009001B" w:tentative="1">
      <w:start w:val="1"/>
      <w:numFmt w:val="lowerRoman"/>
      <w:lvlText w:val="%3."/>
      <w:lvlJc w:val="right"/>
      <w:pPr>
        <w:tabs>
          <w:tab w:val="num" w:pos="3960"/>
        </w:tabs>
        <w:ind w:left="3960" w:hanging="180"/>
      </w:pPr>
      <w:rPr>
        <w:rFonts w:cs="Times New Roman"/>
      </w:rPr>
    </w:lvl>
    <w:lvl w:ilvl="3" w:tplc="1009000F" w:tentative="1">
      <w:start w:val="1"/>
      <w:numFmt w:val="decimal"/>
      <w:lvlText w:val="%4."/>
      <w:lvlJc w:val="left"/>
      <w:pPr>
        <w:tabs>
          <w:tab w:val="num" w:pos="4680"/>
        </w:tabs>
        <w:ind w:left="4680" w:hanging="360"/>
      </w:pPr>
      <w:rPr>
        <w:rFonts w:cs="Times New Roman"/>
      </w:rPr>
    </w:lvl>
    <w:lvl w:ilvl="4" w:tplc="10090019" w:tentative="1">
      <w:start w:val="1"/>
      <w:numFmt w:val="lowerLetter"/>
      <w:lvlText w:val="%5."/>
      <w:lvlJc w:val="left"/>
      <w:pPr>
        <w:tabs>
          <w:tab w:val="num" w:pos="5400"/>
        </w:tabs>
        <w:ind w:left="5400" w:hanging="360"/>
      </w:pPr>
      <w:rPr>
        <w:rFonts w:cs="Times New Roman"/>
      </w:rPr>
    </w:lvl>
    <w:lvl w:ilvl="5" w:tplc="1009001B" w:tentative="1">
      <w:start w:val="1"/>
      <w:numFmt w:val="lowerRoman"/>
      <w:lvlText w:val="%6."/>
      <w:lvlJc w:val="right"/>
      <w:pPr>
        <w:tabs>
          <w:tab w:val="num" w:pos="6120"/>
        </w:tabs>
        <w:ind w:left="6120" w:hanging="180"/>
      </w:pPr>
      <w:rPr>
        <w:rFonts w:cs="Times New Roman"/>
      </w:rPr>
    </w:lvl>
    <w:lvl w:ilvl="6" w:tplc="1009000F" w:tentative="1">
      <w:start w:val="1"/>
      <w:numFmt w:val="decimal"/>
      <w:lvlText w:val="%7."/>
      <w:lvlJc w:val="left"/>
      <w:pPr>
        <w:tabs>
          <w:tab w:val="num" w:pos="6840"/>
        </w:tabs>
        <w:ind w:left="6840" w:hanging="360"/>
      </w:pPr>
      <w:rPr>
        <w:rFonts w:cs="Times New Roman"/>
      </w:rPr>
    </w:lvl>
    <w:lvl w:ilvl="7" w:tplc="10090019" w:tentative="1">
      <w:start w:val="1"/>
      <w:numFmt w:val="lowerLetter"/>
      <w:lvlText w:val="%8."/>
      <w:lvlJc w:val="left"/>
      <w:pPr>
        <w:tabs>
          <w:tab w:val="num" w:pos="7560"/>
        </w:tabs>
        <w:ind w:left="7560" w:hanging="360"/>
      </w:pPr>
      <w:rPr>
        <w:rFonts w:cs="Times New Roman"/>
      </w:rPr>
    </w:lvl>
    <w:lvl w:ilvl="8" w:tplc="1009001B" w:tentative="1">
      <w:start w:val="1"/>
      <w:numFmt w:val="lowerRoman"/>
      <w:lvlText w:val="%9."/>
      <w:lvlJc w:val="right"/>
      <w:pPr>
        <w:tabs>
          <w:tab w:val="num" w:pos="8280"/>
        </w:tabs>
        <w:ind w:left="8280" w:hanging="180"/>
      </w:pPr>
      <w:rPr>
        <w:rFonts w:cs="Times New Roman"/>
      </w:rPr>
    </w:lvl>
  </w:abstractNum>
  <w:abstractNum w:abstractNumId="27">
    <w:nsid w:val="5E717147"/>
    <w:multiLevelType w:val="hybridMultilevel"/>
    <w:tmpl w:val="FE4EA83A"/>
    <w:lvl w:ilvl="0" w:tplc="04090009">
      <w:start w:val="1"/>
      <w:numFmt w:val="bullet"/>
      <w:lvlText w:val=""/>
      <w:lvlJc w:val="left"/>
      <w:pPr>
        <w:ind w:left="720" w:hanging="360"/>
      </w:pPr>
      <w:rPr>
        <w:rFonts w:ascii="Wingdings" w:hAnsi="Wingdings" w:hint="default"/>
      </w:rPr>
    </w:lvl>
    <w:lvl w:ilvl="1" w:tplc="10090013">
      <w:start w:val="1"/>
      <w:numFmt w:val="upperRoman"/>
      <w:lvlText w:val="%2."/>
      <w:lvlJc w:val="right"/>
      <w:pPr>
        <w:tabs>
          <w:tab w:val="num" w:pos="1260"/>
        </w:tabs>
        <w:ind w:left="1260" w:hanging="180"/>
      </w:pPr>
      <w:rPr>
        <w:rFonts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2C6FB8"/>
    <w:multiLevelType w:val="hybridMultilevel"/>
    <w:tmpl w:val="847E3516"/>
    <w:lvl w:ilvl="0" w:tplc="E67264EC">
      <w:start w:val="1"/>
      <w:numFmt w:val="upperRoman"/>
      <w:lvlText w:val="%1."/>
      <w:lvlJc w:val="right"/>
      <w:pPr>
        <w:tabs>
          <w:tab w:val="num" w:pos="3570"/>
        </w:tabs>
        <w:ind w:left="3570" w:hanging="180"/>
      </w:pPr>
      <w:rPr>
        <w:rFonts w:ascii="Times New Roman" w:hAnsi="Times New Roman" w:cs="Times New Roman" w:hint="default"/>
      </w:rPr>
    </w:lvl>
    <w:lvl w:ilvl="1" w:tplc="10090019">
      <w:start w:val="1"/>
      <w:numFmt w:val="lowerLetter"/>
      <w:lvlText w:val="%2."/>
      <w:lvlJc w:val="left"/>
      <w:pPr>
        <w:tabs>
          <w:tab w:val="num" w:pos="4470"/>
        </w:tabs>
        <w:ind w:left="4470" w:hanging="360"/>
      </w:pPr>
      <w:rPr>
        <w:rFonts w:cs="Times New Roman"/>
      </w:rPr>
    </w:lvl>
    <w:lvl w:ilvl="2" w:tplc="1009001B">
      <w:start w:val="1"/>
      <w:numFmt w:val="lowerRoman"/>
      <w:lvlText w:val="%3."/>
      <w:lvlJc w:val="right"/>
      <w:pPr>
        <w:tabs>
          <w:tab w:val="num" w:pos="5190"/>
        </w:tabs>
        <w:ind w:left="5190" w:hanging="180"/>
      </w:pPr>
      <w:rPr>
        <w:rFonts w:cs="Times New Roman"/>
      </w:rPr>
    </w:lvl>
    <w:lvl w:ilvl="3" w:tplc="1009000F">
      <w:start w:val="1"/>
      <w:numFmt w:val="decimal"/>
      <w:lvlText w:val="%4."/>
      <w:lvlJc w:val="left"/>
      <w:pPr>
        <w:tabs>
          <w:tab w:val="num" w:pos="5910"/>
        </w:tabs>
        <w:ind w:left="5910" w:hanging="360"/>
      </w:pPr>
      <w:rPr>
        <w:rFonts w:cs="Times New Roman"/>
      </w:rPr>
    </w:lvl>
    <w:lvl w:ilvl="4" w:tplc="10090019" w:tentative="1">
      <w:start w:val="1"/>
      <w:numFmt w:val="lowerLetter"/>
      <w:lvlText w:val="%5."/>
      <w:lvlJc w:val="left"/>
      <w:pPr>
        <w:tabs>
          <w:tab w:val="num" w:pos="6630"/>
        </w:tabs>
        <w:ind w:left="6630" w:hanging="360"/>
      </w:pPr>
      <w:rPr>
        <w:rFonts w:cs="Times New Roman"/>
      </w:rPr>
    </w:lvl>
    <w:lvl w:ilvl="5" w:tplc="1009001B" w:tentative="1">
      <w:start w:val="1"/>
      <w:numFmt w:val="lowerRoman"/>
      <w:lvlText w:val="%6."/>
      <w:lvlJc w:val="right"/>
      <w:pPr>
        <w:tabs>
          <w:tab w:val="num" w:pos="7350"/>
        </w:tabs>
        <w:ind w:left="7350" w:hanging="180"/>
      </w:pPr>
      <w:rPr>
        <w:rFonts w:cs="Times New Roman"/>
      </w:rPr>
    </w:lvl>
    <w:lvl w:ilvl="6" w:tplc="1009000F" w:tentative="1">
      <w:start w:val="1"/>
      <w:numFmt w:val="decimal"/>
      <w:lvlText w:val="%7."/>
      <w:lvlJc w:val="left"/>
      <w:pPr>
        <w:tabs>
          <w:tab w:val="num" w:pos="8070"/>
        </w:tabs>
        <w:ind w:left="8070" w:hanging="360"/>
      </w:pPr>
      <w:rPr>
        <w:rFonts w:cs="Times New Roman"/>
      </w:rPr>
    </w:lvl>
    <w:lvl w:ilvl="7" w:tplc="10090019" w:tentative="1">
      <w:start w:val="1"/>
      <w:numFmt w:val="lowerLetter"/>
      <w:lvlText w:val="%8."/>
      <w:lvlJc w:val="left"/>
      <w:pPr>
        <w:tabs>
          <w:tab w:val="num" w:pos="8790"/>
        </w:tabs>
        <w:ind w:left="8790" w:hanging="360"/>
      </w:pPr>
      <w:rPr>
        <w:rFonts w:cs="Times New Roman"/>
      </w:rPr>
    </w:lvl>
    <w:lvl w:ilvl="8" w:tplc="1009001B" w:tentative="1">
      <w:start w:val="1"/>
      <w:numFmt w:val="lowerRoman"/>
      <w:lvlText w:val="%9."/>
      <w:lvlJc w:val="right"/>
      <w:pPr>
        <w:tabs>
          <w:tab w:val="num" w:pos="9510"/>
        </w:tabs>
        <w:ind w:left="9510" w:hanging="180"/>
      </w:pPr>
      <w:rPr>
        <w:rFonts w:cs="Times New Roman"/>
      </w:rPr>
    </w:lvl>
  </w:abstractNum>
  <w:abstractNum w:abstractNumId="29">
    <w:nsid w:val="6E96317D"/>
    <w:multiLevelType w:val="multilevel"/>
    <w:tmpl w:val="5E94D81E"/>
    <w:lvl w:ilvl="0">
      <w:start w:val="1"/>
      <w:numFmt w:val="upperLetter"/>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righ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righ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right"/>
      <w:pPr>
        <w:tabs>
          <w:tab w:val="num" w:pos="6120"/>
        </w:tabs>
        <w:ind w:left="6120" w:hanging="180"/>
      </w:pPr>
      <w:rPr>
        <w:rFonts w:cs="Times New Roman"/>
      </w:rPr>
    </w:lvl>
  </w:abstractNum>
  <w:abstractNum w:abstractNumId="30">
    <w:nsid w:val="71FE70A8"/>
    <w:multiLevelType w:val="multilevel"/>
    <w:tmpl w:val="7E145FCA"/>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1">
    <w:nsid w:val="7EC478DB"/>
    <w:multiLevelType w:val="hybridMultilevel"/>
    <w:tmpl w:val="8D6E353C"/>
    <w:lvl w:ilvl="0" w:tplc="10090011">
      <w:start w:val="1"/>
      <w:numFmt w:val="decimal"/>
      <w:lvlText w:val="%1)"/>
      <w:lvlJc w:val="left"/>
      <w:pPr>
        <w:tabs>
          <w:tab w:val="num" w:pos="1080"/>
        </w:tabs>
        <w:ind w:left="1080" w:hanging="360"/>
      </w:pPr>
      <w:rPr>
        <w:rFonts w:cs="Times New Roman"/>
      </w:rPr>
    </w:lvl>
    <w:lvl w:ilvl="1" w:tplc="10090019" w:tentative="1">
      <w:start w:val="1"/>
      <w:numFmt w:val="lowerLetter"/>
      <w:lvlText w:val="%2."/>
      <w:lvlJc w:val="left"/>
      <w:pPr>
        <w:tabs>
          <w:tab w:val="num" w:pos="1800"/>
        </w:tabs>
        <w:ind w:left="1800" w:hanging="360"/>
      </w:pPr>
      <w:rPr>
        <w:rFonts w:cs="Times New Roman"/>
      </w:rPr>
    </w:lvl>
    <w:lvl w:ilvl="2" w:tplc="1009001B" w:tentative="1">
      <w:start w:val="1"/>
      <w:numFmt w:val="lowerRoman"/>
      <w:lvlText w:val="%3."/>
      <w:lvlJc w:val="right"/>
      <w:pPr>
        <w:tabs>
          <w:tab w:val="num" w:pos="2520"/>
        </w:tabs>
        <w:ind w:left="2520" w:hanging="180"/>
      </w:pPr>
      <w:rPr>
        <w:rFonts w:cs="Times New Roman"/>
      </w:rPr>
    </w:lvl>
    <w:lvl w:ilvl="3" w:tplc="1009000F" w:tentative="1">
      <w:start w:val="1"/>
      <w:numFmt w:val="decimal"/>
      <w:lvlText w:val="%4."/>
      <w:lvlJc w:val="left"/>
      <w:pPr>
        <w:tabs>
          <w:tab w:val="num" w:pos="3240"/>
        </w:tabs>
        <w:ind w:left="3240" w:hanging="360"/>
      </w:pPr>
      <w:rPr>
        <w:rFonts w:cs="Times New Roman"/>
      </w:rPr>
    </w:lvl>
    <w:lvl w:ilvl="4" w:tplc="10090019" w:tentative="1">
      <w:start w:val="1"/>
      <w:numFmt w:val="lowerLetter"/>
      <w:lvlText w:val="%5."/>
      <w:lvlJc w:val="left"/>
      <w:pPr>
        <w:tabs>
          <w:tab w:val="num" w:pos="3960"/>
        </w:tabs>
        <w:ind w:left="3960" w:hanging="360"/>
      </w:pPr>
      <w:rPr>
        <w:rFonts w:cs="Times New Roman"/>
      </w:rPr>
    </w:lvl>
    <w:lvl w:ilvl="5" w:tplc="1009001B" w:tentative="1">
      <w:start w:val="1"/>
      <w:numFmt w:val="lowerRoman"/>
      <w:lvlText w:val="%6."/>
      <w:lvlJc w:val="right"/>
      <w:pPr>
        <w:tabs>
          <w:tab w:val="num" w:pos="4680"/>
        </w:tabs>
        <w:ind w:left="4680" w:hanging="180"/>
      </w:pPr>
      <w:rPr>
        <w:rFonts w:cs="Times New Roman"/>
      </w:rPr>
    </w:lvl>
    <w:lvl w:ilvl="6" w:tplc="1009000F" w:tentative="1">
      <w:start w:val="1"/>
      <w:numFmt w:val="decimal"/>
      <w:lvlText w:val="%7."/>
      <w:lvlJc w:val="left"/>
      <w:pPr>
        <w:tabs>
          <w:tab w:val="num" w:pos="5400"/>
        </w:tabs>
        <w:ind w:left="5400" w:hanging="360"/>
      </w:pPr>
      <w:rPr>
        <w:rFonts w:cs="Times New Roman"/>
      </w:rPr>
    </w:lvl>
    <w:lvl w:ilvl="7" w:tplc="10090019" w:tentative="1">
      <w:start w:val="1"/>
      <w:numFmt w:val="lowerLetter"/>
      <w:lvlText w:val="%8."/>
      <w:lvlJc w:val="left"/>
      <w:pPr>
        <w:tabs>
          <w:tab w:val="num" w:pos="6120"/>
        </w:tabs>
        <w:ind w:left="6120" w:hanging="360"/>
      </w:pPr>
      <w:rPr>
        <w:rFonts w:cs="Times New Roman"/>
      </w:rPr>
    </w:lvl>
    <w:lvl w:ilvl="8" w:tplc="1009001B" w:tentative="1">
      <w:start w:val="1"/>
      <w:numFmt w:val="lowerRoman"/>
      <w:lvlText w:val="%9."/>
      <w:lvlJc w:val="right"/>
      <w:pPr>
        <w:tabs>
          <w:tab w:val="num" w:pos="6840"/>
        </w:tabs>
        <w:ind w:left="6840" w:hanging="180"/>
      </w:pPr>
      <w:rPr>
        <w:rFonts w:cs="Times New Roman"/>
      </w:rPr>
    </w:lvl>
  </w:abstractNum>
  <w:num w:numId="1">
    <w:abstractNumId w:val="27"/>
  </w:num>
  <w:num w:numId="2">
    <w:abstractNumId w:val="18"/>
  </w:num>
  <w:num w:numId="3">
    <w:abstractNumId w:val="14"/>
  </w:num>
  <w:num w:numId="4">
    <w:abstractNumId w:val="25"/>
  </w:num>
  <w:num w:numId="5">
    <w:abstractNumId w:val="26"/>
  </w:num>
  <w:num w:numId="6">
    <w:abstractNumId w:val="17"/>
  </w:num>
  <w:num w:numId="7">
    <w:abstractNumId w:val="16"/>
  </w:num>
  <w:num w:numId="8">
    <w:abstractNumId w:val="10"/>
  </w:num>
  <w:num w:numId="9">
    <w:abstractNumId w:val="13"/>
  </w:num>
  <w:num w:numId="10">
    <w:abstractNumId w:val="20"/>
  </w:num>
  <w:num w:numId="11">
    <w:abstractNumId w:val="23"/>
  </w:num>
  <w:num w:numId="12">
    <w:abstractNumId w:val="24"/>
  </w:num>
  <w:num w:numId="13">
    <w:abstractNumId w:val="28"/>
  </w:num>
  <w:num w:numId="14">
    <w:abstractNumId w:val="12"/>
  </w:num>
  <w:num w:numId="15">
    <w:abstractNumId w:val="21"/>
  </w:num>
  <w:num w:numId="16">
    <w:abstractNumId w:val="31"/>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30"/>
  </w:num>
  <w:num w:numId="28">
    <w:abstractNumId w:val="15"/>
  </w:num>
  <w:num w:numId="29">
    <w:abstractNumId w:val="29"/>
  </w:num>
  <w:num w:numId="30">
    <w:abstractNumId w:val="19"/>
  </w:num>
  <w:num w:numId="31">
    <w:abstractNumId w:val="11"/>
  </w:num>
  <w:num w:numId="32">
    <w:abstractNumId w:val="22"/>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defaultTabStop w:val="720"/>
  <w:drawingGridHorizontalSpacing w:val="110"/>
  <w:displayHorizontalDrawingGridEvery w:val="2"/>
  <w:characterSpacingControl w:val="doNotCompress"/>
  <w:footnotePr>
    <w:footnote w:id="0"/>
    <w:footnote w:id="1"/>
  </w:footnotePr>
  <w:endnotePr>
    <w:endnote w:id="0"/>
    <w:endnote w:id="1"/>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368D4"/>
    <w:rsid w:val="00000229"/>
    <w:rsid w:val="0000139C"/>
    <w:rsid w:val="00001F56"/>
    <w:rsid w:val="00004AD1"/>
    <w:rsid w:val="00005F5A"/>
    <w:rsid w:val="000112EB"/>
    <w:rsid w:val="00012ABC"/>
    <w:rsid w:val="0002365A"/>
    <w:rsid w:val="00027D48"/>
    <w:rsid w:val="00030D89"/>
    <w:rsid w:val="0004048A"/>
    <w:rsid w:val="00041880"/>
    <w:rsid w:val="000438D3"/>
    <w:rsid w:val="00050A9C"/>
    <w:rsid w:val="0005203D"/>
    <w:rsid w:val="000540DF"/>
    <w:rsid w:val="00054B48"/>
    <w:rsid w:val="000559F9"/>
    <w:rsid w:val="000564D9"/>
    <w:rsid w:val="00061B3D"/>
    <w:rsid w:val="0006396A"/>
    <w:rsid w:val="000658C5"/>
    <w:rsid w:val="00066DB2"/>
    <w:rsid w:val="000705FF"/>
    <w:rsid w:val="00074D1D"/>
    <w:rsid w:val="00084DCF"/>
    <w:rsid w:val="00085C00"/>
    <w:rsid w:val="00087E9A"/>
    <w:rsid w:val="000910F6"/>
    <w:rsid w:val="00092934"/>
    <w:rsid w:val="000956DB"/>
    <w:rsid w:val="00096954"/>
    <w:rsid w:val="00096A1C"/>
    <w:rsid w:val="00097215"/>
    <w:rsid w:val="000A68F2"/>
    <w:rsid w:val="000C680E"/>
    <w:rsid w:val="000D0549"/>
    <w:rsid w:val="000D05C6"/>
    <w:rsid w:val="000D0A66"/>
    <w:rsid w:val="000D4EE7"/>
    <w:rsid w:val="000D587B"/>
    <w:rsid w:val="000E1C8B"/>
    <w:rsid w:val="000E4BF7"/>
    <w:rsid w:val="000E4EA2"/>
    <w:rsid w:val="000E68D3"/>
    <w:rsid w:val="000E726B"/>
    <w:rsid w:val="000E7864"/>
    <w:rsid w:val="000F11F8"/>
    <w:rsid w:val="00100AB7"/>
    <w:rsid w:val="00100B2F"/>
    <w:rsid w:val="00101F8F"/>
    <w:rsid w:val="0011095C"/>
    <w:rsid w:val="00110B95"/>
    <w:rsid w:val="0011102A"/>
    <w:rsid w:val="0011351E"/>
    <w:rsid w:val="00114D43"/>
    <w:rsid w:val="001240A0"/>
    <w:rsid w:val="0016113B"/>
    <w:rsid w:val="0016251C"/>
    <w:rsid w:val="00162AA6"/>
    <w:rsid w:val="00162C79"/>
    <w:rsid w:val="00165287"/>
    <w:rsid w:val="001707C2"/>
    <w:rsid w:val="00173AEF"/>
    <w:rsid w:val="00194ED7"/>
    <w:rsid w:val="001A1369"/>
    <w:rsid w:val="001A17DD"/>
    <w:rsid w:val="001A4A1F"/>
    <w:rsid w:val="001B1189"/>
    <w:rsid w:val="001C2AD9"/>
    <w:rsid w:val="001E1107"/>
    <w:rsid w:val="001F045E"/>
    <w:rsid w:val="001F13B0"/>
    <w:rsid w:val="001F3803"/>
    <w:rsid w:val="00201A02"/>
    <w:rsid w:val="002030A6"/>
    <w:rsid w:val="00204CA9"/>
    <w:rsid w:val="00207627"/>
    <w:rsid w:val="00212BD1"/>
    <w:rsid w:val="002165F0"/>
    <w:rsid w:val="00221CF6"/>
    <w:rsid w:val="00222620"/>
    <w:rsid w:val="00222F50"/>
    <w:rsid w:val="00224227"/>
    <w:rsid w:val="00225996"/>
    <w:rsid w:val="00233D17"/>
    <w:rsid w:val="00234A5A"/>
    <w:rsid w:val="00235276"/>
    <w:rsid w:val="00242BB9"/>
    <w:rsid w:val="00243F4E"/>
    <w:rsid w:val="0024615F"/>
    <w:rsid w:val="002466B2"/>
    <w:rsid w:val="00251416"/>
    <w:rsid w:val="002518E1"/>
    <w:rsid w:val="00253D66"/>
    <w:rsid w:val="00262555"/>
    <w:rsid w:val="0027782C"/>
    <w:rsid w:val="00290F8B"/>
    <w:rsid w:val="00296636"/>
    <w:rsid w:val="002A05A3"/>
    <w:rsid w:val="002A4C60"/>
    <w:rsid w:val="002B18E3"/>
    <w:rsid w:val="002B381D"/>
    <w:rsid w:val="002C308F"/>
    <w:rsid w:val="002C775E"/>
    <w:rsid w:val="002D189B"/>
    <w:rsid w:val="002D4393"/>
    <w:rsid w:val="002D58AC"/>
    <w:rsid w:val="002E2BC1"/>
    <w:rsid w:val="002E34AF"/>
    <w:rsid w:val="002E3531"/>
    <w:rsid w:val="002E6F7D"/>
    <w:rsid w:val="002F023C"/>
    <w:rsid w:val="002F0974"/>
    <w:rsid w:val="002F23DA"/>
    <w:rsid w:val="002F784F"/>
    <w:rsid w:val="003049D8"/>
    <w:rsid w:val="003059F0"/>
    <w:rsid w:val="00307189"/>
    <w:rsid w:val="00314396"/>
    <w:rsid w:val="003210C4"/>
    <w:rsid w:val="00322F49"/>
    <w:rsid w:val="00323E27"/>
    <w:rsid w:val="00324BB9"/>
    <w:rsid w:val="00331F5E"/>
    <w:rsid w:val="003376BA"/>
    <w:rsid w:val="00340050"/>
    <w:rsid w:val="003431AC"/>
    <w:rsid w:val="00350E51"/>
    <w:rsid w:val="00352D80"/>
    <w:rsid w:val="00352ED1"/>
    <w:rsid w:val="00361850"/>
    <w:rsid w:val="00363413"/>
    <w:rsid w:val="003658FB"/>
    <w:rsid w:val="003734EC"/>
    <w:rsid w:val="00384166"/>
    <w:rsid w:val="0038781A"/>
    <w:rsid w:val="00393E76"/>
    <w:rsid w:val="003A13C8"/>
    <w:rsid w:val="003B36CF"/>
    <w:rsid w:val="003B5797"/>
    <w:rsid w:val="003B707E"/>
    <w:rsid w:val="003C1413"/>
    <w:rsid w:val="003C19F0"/>
    <w:rsid w:val="003C1C9F"/>
    <w:rsid w:val="003C426D"/>
    <w:rsid w:val="003D19A9"/>
    <w:rsid w:val="003D36DC"/>
    <w:rsid w:val="003D522E"/>
    <w:rsid w:val="003D7BE5"/>
    <w:rsid w:val="003E592C"/>
    <w:rsid w:val="003E6738"/>
    <w:rsid w:val="00402786"/>
    <w:rsid w:val="00405DF4"/>
    <w:rsid w:val="00406644"/>
    <w:rsid w:val="0041603E"/>
    <w:rsid w:val="0041789B"/>
    <w:rsid w:val="0042372F"/>
    <w:rsid w:val="00426FCA"/>
    <w:rsid w:val="004309F3"/>
    <w:rsid w:val="00433512"/>
    <w:rsid w:val="0043566A"/>
    <w:rsid w:val="00441C79"/>
    <w:rsid w:val="00441EBF"/>
    <w:rsid w:val="00442266"/>
    <w:rsid w:val="004429D6"/>
    <w:rsid w:val="00445C8D"/>
    <w:rsid w:val="00453259"/>
    <w:rsid w:val="004656AD"/>
    <w:rsid w:val="004664D9"/>
    <w:rsid w:val="004677D3"/>
    <w:rsid w:val="00470D30"/>
    <w:rsid w:val="00474CD5"/>
    <w:rsid w:val="004919C4"/>
    <w:rsid w:val="004946CE"/>
    <w:rsid w:val="004A1E08"/>
    <w:rsid w:val="004A5614"/>
    <w:rsid w:val="004A6088"/>
    <w:rsid w:val="004B2151"/>
    <w:rsid w:val="004B36B5"/>
    <w:rsid w:val="004B5307"/>
    <w:rsid w:val="004B535C"/>
    <w:rsid w:val="004C43AF"/>
    <w:rsid w:val="004C7954"/>
    <w:rsid w:val="004D002A"/>
    <w:rsid w:val="004D136C"/>
    <w:rsid w:val="004D2485"/>
    <w:rsid w:val="004D7754"/>
    <w:rsid w:val="004D788F"/>
    <w:rsid w:val="004E68D5"/>
    <w:rsid w:val="004F4A93"/>
    <w:rsid w:val="004F50C1"/>
    <w:rsid w:val="00502FA8"/>
    <w:rsid w:val="00503B30"/>
    <w:rsid w:val="00506D53"/>
    <w:rsid w:val="00511C5B"/>
    <w:rsid w:val="00521888"/>
    <w:rsid w:val="00522105"/>
    <w:rsid w:val="00531BA7"/>
    <w:rsid w:val="00535D2A"/>
    <w:rsid w:val="005368D4"/>
    <w:rsid w:val="00547468"/>
    <w:rsid w:val="005545A6"/>
    <w:rsid w:val="0056165B"/>
    <w:rsid w:val="00561E83"/>
    <w:rsid w:val="00562467"/>
    <w:rsid w:val="00566670"/>
    <w:rsid w:val="00572070"/>
    <w:rsid w:val="00577C55"/>
    <w:rsid w:val="00581537"/>
    <w:rsid w:val="00582269"/>
    <w:rsid w:val="00582B91"/>
    <w:rsid w:val="00583D14"/>
    <w:rsid w:val="00585357"/>
    <w:rsid w:val="00586E70"/>
    <w:rsid w:val="00596018"/>
    <w:rsid w:val="00597263"/>
    <w:rsid w:val="005A0A1A"/>
    <w:rsid w:val="005A4144"/>
    <w:rsid w:val="005A598D"/>
    <w:rsid w:val="005A7721"/>
    <w:rsid w:val="005A7B42"/>
    <w:rsid w:val="005B001F"/>
    <w:rsid w:val="005B6568"/>
    <w:rsid w:val="005C182E"/>
    <w:rsid w:val="005D1762"/>
    <w:rsid w:val="005D495F"/>
    <w:rsid w:val="005E40DA"/>
    <w:rsid w:val="005E54AB"/>
    <w:rsid w:val="005F18E5"/>
    <w:rsid w:val="005F1A6E"/>
    <w:rsid w:val="005F3810"/>
    <w:rsid w:val="005F658E"/>
    <w:rsid w:val="005F6ACA"/>
    <w:rsid w:val="00600932"/>
    <w:rsid w:val="006021FE"/>
    <w:rsid w:val="00603861"/>
    <w:rsid w:val="00603988"/>
    <w:rsid w:val="006046D5"/>
    <w:rsid w:val="00611C4C"/>
    <w:rsid w:val="00613CC3"/>
    <w:rsid w:val="00614FF0"/>
    <w:rsid w:val="00617FCE"/>
    <w:rsid w:val="00620AE7"/>
    <w:rsid w:val="006218F4"/>
    <w:rsid w:val="006222A4"/>
    <w:rsid w:val="00625BD2"/>
    <w:rsid w:val="00632A37"/>
    <w:rsid w:val="00633343"/>
    <w:rsid w:val="0063406A"/>
    <w:rsid w:val="006430FF"/>
    <w:rsid w:val="00644149"/>
    <w:rsid w:val="006552F4"/>
    <w:rsid w:val="00655912"/>
    <w:rsid w:val="006634DB"/>
    <w:rsid w:val="0066779C"/>
    <w:rsid w:val="00671F71"/>
    <w:rsid w:val="00673206"/>
    <w:rsid w:val="00674FE3"/>
    <w:rsid w:val="00691B34"/>
    <w:rsid w:val="00695184"/>
    <w:rsid w:val="00695C86"/>
    <w:rsid w:val="00697E40"/>
    <w:rsid w:val="006A2605"/>
    <w:rsid w:val="006A30FC"/>
    <w:rsid w:val="006A693F"/>
    <w:rsid w:val="006B10FD"/>
    <w:rsid w:val="006B3F7D"/>
    <w:rsid w:val="006C0265"/>
    <w:rsid w:val="006C0344"/>
    <w:rsid w:val="006C0E29"/>
    <w:rsid w:val="006C40ED"/>
    <w:rsid w:val="006C7FE6"/>
    <w:rsid w:val="006D5AD2"/>
    <w:rsid w:val="006E1248"/>
    <w:rsid w:val="006E27C7"/>
    <w:rsid w:val="006E3F88"/>
    <w:rsid w:val="006E5427"/>
    <w:rsid w:val="006F2BF0"/>
    <w:rsid w:val="006F3CAE"/>
    <w:rsid w:val="006F707E"/>
    <w:rsid w:val="006F788A"/>
    <w:rsid w:val="007005F7"/>
    <w:rsid w:val="00700BC0"/>
    <w:rsid w:val="00701F91"/>
    <w:rsid w:val="00702674"/>
    <w:rsid w:val="007041DB"/>
    <w:rsid w:val="00707A1B"/>
    <w:rsid w:val="007174F6"/>
    <w:rsid w:val="00721FB4"/>
    <w:rsid w:val="00722524"/>
    <w:rsid w:val="00727DD1"/>
    <w:rsid w:val="00733777"/>
    <w:rsid w:val="007363FA"/>
    <w:rsid w:val="00745146"/>
    <w:rsid w:val="007467DF"/>
    <w:rsid w:val="007505B4"/>
    <w:rsid w:val="00755E57"/>
    <w:rsid w:val="007600B4"/>
    <w:rsid w:val="00763284"/>
    <w:rsid w:val="007649BC"/>
    <w:rsid w:val="007660C3"/>
    <w:rsid w:val="00767DB6"/>
    <w:rsid w:val="00785F3A"/>
    <w:rsid w:val="00790EA3"/>
    <w:rsid w:val="007943CB"/>
    <w:rsid w:val="007956AD"/>
    <w:rsid w:val="007978E1"/>
    <w:rsid w:val="007A0A52"/>
    <w:rsid w:val="007A0E7F"/>
    <w:rsid w:val="007A425B"/>
    <w:rsid w:val="007A508E"/>
    <w:rsid w:val="007A5F48"/>
    <w:rsid w:val="007B3A5E"/>
    <w:rsid w:val="007B6532"/>
    <w:rsid w:val="007C4588"/>
    <w:rsid w:val="007D757B"/>
    <w:rsid w:val="007F1D65"/>
    <w:rsid w:val="007F56DF"/>
    <w:rsid w:val="007F7D96"/>
    <w:rsid w:val="00803BC1"/>
    <w:rsid w:val="00806F13"/>
    <w:rsid w:val="00807ECB"/>
    <w:rsid w:val="008219A6"/>
    <w:rsid w:val="008242C2"/>
    <w:rsid w:val="0083057E"/>
    <w:rsid w:val="008379DC"/>
    <w:rsid w:val="00842FA0"/>
    <w:rsid w:val="00845569"/>
    <w:rsid w:val="0085257C"/>
    <w:rsid w:val="00853FE5"/>
    <w:rsid w:val="00855BCB"/>
    <w:rsid w:val="008605CD"/>
    <w:rsid w:val="008608A3"/>
    <w:rsid w:val="00860985"/>
    <w:rsid w:val="00870491"/>
    <w:rsid w:val="00870D56"/>
    <w:rsid w:val="008710A2"/>
    <w:rsid w:val="008728C0"/>
    <w:rsid w:val="00896DA2"/>
    <w:rsid w:val="008A5D05"/>
    <w:rsid w:val="008B0D89"/>
    <w:rsid w:val="008B1AB1"/>
    <w:rsid w:val="008B4516"/>
    <w:rsid w:val="008B7778"/>
    <w:rsid w:val="008C1E35"/>
    <w:rsid w:val="008C3ABE"/>
    <w:rsid w:val="008C5D12"/>
    <w:rsid w:val="008C67A6"/>
    <w:rsid w:val="008C6FF5"/>
    <w:rsid w:val="008C76D9"/>
    <w:rsid w:val="008D7743"/>
    <w:rsid w:val="008E17B8"/>
    <w:rsid w:val="008E33C3"/>
    <w:rsid w:val="0090416A"/>
    <w:rsid w:val="00904785"/>
    <w:rsid w:val="00907155"/>
    <w:rsid w:val="00911B94"/>
    <w:rsid w:val="00915B7A"/>
    <w:rsid w:val="00920A45"/>
    <w:rsid w:val="00921FBC"/>
    <w:rsid w:val="00923C15"/>
    <w:rsid w:val="0092492D"/>
    <w:rsid w:val="00925CF6"/>
    <w:rsid w:val="00925E3E"/>
    <w:rsid w:val="00952E91"/>
    <w:rsid w:val="00982ED9"/>
    <w:rsid w:val="00986900"/>
    <w:rsid w:val="00993723"/>
    <w:rsid w:val="00997C53"/>
    <w:rsid w:val="009A294A"/>
    <w:rsid w:val="009A41AD"/>
    <w:rsid w:val="009A65A3"/>
    <w:rsid w:val="009B0A31"/>
    <w:rsid w:val="009B32F8"/>
    <w:rsid w:val="009C4B3B"/>
    <w:rsid w:val="009D114A"/>
    <w:rsid w:val="009D4660"/>
    <w:rsid w:val="009D76BF"/>
    <w:rsid w:val="009E6098"/>
    <w:rsid w:val="009E72F0"/>
    <w:rsid w:val="009F0812"/>
    <w:rsid w:val="009F1426"/>
    <w:rsid w:val="009F2C82"/>
    <w:rsid w:val="009F5EFE"/>
    <w:rsid w:val="00A0064C"/>
    <w:rsid w:val="00A01A2F"/>
    <w:rsid w:val="00A0550E"/>
    <w:rsid w:val="00A205C8"/>
    <w:rsid w:val="00A25738"/>
    <w:rsid w:val="00A35F5E"/>
    <w:rsid w:val="00A56EC7"/>
    <w:rsid w:val="00A67936"/>
    <w:rsid w:val="00A767C3"/>
    <w:rsid w:val="00A802BA"/>
    <w:rsid w:val="00A871C0"/>
    <w:rsid w:val="00A91E4F"/>
    <w:rsid w:val="00A92661"/>
    <w:rsid w:val="00AB1B50"/>
    <w:rsid w:val="00AC7B4E"/>
    <w:rsid w:val="00AD4A78"/>
    <w:rsid w:val="00AD500E"/>
    <w:rsid w:val="00AD551A"/>
    <w:rsid w:val="00AD5EEA"/>
    <w:rsid w:val="00AE1082"/>
    <w:rsid w:val="00AF3214"/>
    <w:rsid w:val="00AF4772"/>
    <w:rsid w:val="00B01E22"/>
    <w:rsid w:val="00B01E64"/>
    <w:rsid w:val="00B02773"/>
    <w:rsid w:val="00B034FB"/>
    <w:rsid w:val="00B04BF0"/>
    <w:rsid w:val="00B062D9"/>
    <w:rsid w:val="00B1443B"/>
    <w:rsid w:val="00B15575"/>
    <w:rsid w:val="00B17618"/>
    <w:rsid w:val="00B2150B"/>
    <w:rsid w:val="00B26866"/>
    <w:rsid w:val="00B30877"/>
    <w:rsid w:val="00B332D0"/>
    <w:rsid w:val="00B4740B"/>
    <w:rsid w:val="00B47853"/>
    <w:rsid w:val="00B51A73"/>
    <w:rsid w:val="00B51D42"/>
    <w:rsid w:val="00B52310"/>
    <w:rsid w:val="00B5466B"/>
    <w:rsid w:val="00B72E39"/>
    <w:rsid w:val="00B737DA"/>
    <w:rsid w:val="00B823D3"/>
    <w:rsid w:val="00B853D7"/>
    <w:rsid w:val="00B85907"/>
    <w:rsid w:val="00BA2896"/>
    <w:rsid w:val="00BA4094"/>
    <w:rsid w:val="00BA5E49"/>
    <w:rsid w:val="00BA68FE"/>
    <w:rsid w:val="00BA6D71"/>
    <w:rsid w:val="00BA7D78"/>
    <w:rsid w:val="00BB2FD0"/>
    <w:rsid w:val="00BB728F"/>
    <w:rsid w:val="00BC22B5"/>
    <w:rsid w:val="00BC32CB"/>
    <w:rsid w:val="00BC3C61"/>
    <w:rsid w:val="00BD0BDC"/>
    <w:rsid w:val="00BE0462"/>
    <w:rsid w:val="00BE0AA1"/>
    <w:rsid w:val="00BE6949"/>
    <w:rsid w:val="00BF716F"/>
    <w:rsid w:val="00C10B25"/>
    <w:rsid w:val="00C11D2F"/>
    <w:rsid w:val="00C12550"/>
    <w:rsid w:val="00C16CDF"/>
    <w:rsid w:val="00C1737B"/>
    <w:rsid w:val="00C21572"/>
    <w:rsid w:val="00C32A17"/>
    <w:rsid w:val="00C34EC5"/>
    <w:rsid w:val="00C4099F"/>
    <w:rsid w:val="00C42F04"/>
    <w:rsid w:val="00C53790"/>
    <w:rsid w:val="00C54AC3"/>
    <w:rsid w:val="00C57A39"/>
    <w:rsid w:val="00C615CC"/>
    <w:rsid w:val="00C63C7F"/>
    <w:rsid w:val="00C63DC1"/>
    <w:rsid w:val="00C659B6"/>
    <w:rsid w:val="00C75EC4"/>
    <w:rsid w:val="00C75F7A"/>
    <w:rsid w:val="00C77981"/>
    <w:rsid w:val="00C8415D"/>
    <w:rsid w:val="00C84AAB"/>
    <w:rsid w:val="00C87197"/>
    <w:rsid w:val="00C87264"/>
    <w:rsid w:val="00C941E2"/>
    <w:rsid w:val="00CA4EB3"/>
    <w:rsid w:val="00CA4F1E"/>
    <w:rsid w:val="00CA5E25"/>
    <w:rsid w:val="00CA5E3D"/>
    <w:rsid w:val="00CB1B2F"/>
    <w:rsid w:val="00CB3158"/>
    <w:rsid w:val="00CB42DE"/>
    <w:rsid w:val="00CB490D"/>
    <w:rsid w:val="00CB56A0"/>
    <w:rsid w:val="00CC05CE"/>
    <w:rsid w:val="00CC129E"/>
    <w:rsid w:val="00CC2F4A"/>
    <w:rsid w:val="00CC32AA"/>
    <w:rsid w:val="00CD04A0"/>
    <w:rsid w:val="00CD1B88"/>
    <w:rsid w:val="00CD792E"/>
    <w:rsid w:val="00CE16A1"/>
    <w:rsid w:val="00CE2064"/>
    <w:rsid w:val="00CE3E09"/>
    <w:rsid w:val="00CE484F"/>
    <w:rsid w:val="00CF09C0"/>
    <w:rsid w:val="00CF0D93"/>
    <w:rsid w:val="00CF38C9"/>
    <w:rsid w:val="00CF58B5"/>
    <w:rsid w:val="00D02460"/>
    <w:rsid w:val="00D02478"/>
    <w:rsid w:val="00D02C8A"/>
    <w:rsid w:val="00D04E90"/>
    <w:rsid w:val="00D05218"/>
    <w:rsid w:val="00D06ADD"/>
    <w:rsid w:val="00D10C6A"/>
    <w:rsid w:val="00D11F38"/>
    <w:rsid w:val="00D1298D"/>
    <w:rsid w:val="00D13486"/>
    <w:rsid w:val="00D279D9"/>
    <w:rsid w:val="00D353BF"/>
    <w:rsid w:val="00D405EF"/>
    <w:rsid w:val="00D416E5"/>
    <w:rsid w:val="00D43231"/>
    <w:rsid w:val="00D54C9F"/>
    <w:rsid w:val="00D54D9B"/>
    <w:rsid w:val="00D56B41"/>
    <w:rsid w:val="00D618C6"/>
    <w:rsid w:val="00D62F2E"/>
    <w:rsid w:val="00D6491F"/>
    <w:rsid w:val="00D6505D"/>
    <w:rsid w:val="00D65793"/>
    <w:rsid w:val="00D75394"/>
    <w:rsid w:val="00D87ACC"/>
    <w:rsid w:val="00DA02E2"/>
    <w:rsid w:val="00DA45F0"/>
    <w:rsid w:val="00DA64F3"/>
    <w:rsid w:val="00DB188C"/>
    <w:rsid w:val="00DB1EC6"/>
    <w:rsid w:val="00DB2245"/>
    <w:rsid w:val="00DB3E1D"/>
    <w:rsid w:val="00DC0DD3"/>
    <w:rsid w:val="00DC3889"/>
    <w:rsid w:val="00DD24E6"/>
    <w:rsid w:val="00DD7E44"/>
    <w:rsid w:val="00DF3537"/>
    <w:rsid w:val="00DF4608"/>
    <w:rsid w:val="00DF4ADA"/>
    <w:rsid w:val="00DF4D7B"/>
    <w:rsid w:val="00E008D5"/>
    <w:rsid w:val="00E0157E"/>
    <w:rsid w:val="00E017AE"/>
    <w:rsid w:val="00E022A1"/>
    <w:rsid w:val="00E03BC9"/>
    <w:rsid w:val="00E11CEE"/>
    <w:rsid w:val="00E1215B"/>
    <w:rsid w:val="00E14A45"/>
    <w:rsid w:val="00E154E5"/>
    <w:rsid w:val="00E15FAC"/>
    <w:rsid w:val="00E166A9"/>
    <w:rsid w:val="00E20C62"/>
    <w:rsid w:val="00E22A7F"/>
    <w:rsid w:val="00E272F0"/>
    <w:rsid w:val="00E336EC"/>
    <w:rsid w:val="00E36DCA"/>
    <w:rsid w:val="00E4262B"/>
    <w:rsid w:val="00E431DE"/>
    <w:rsid w:val="00E442B3"/>
    <w:rsid w:val="00E47D60"/>
    <w:rsid w:val="00E47D62"/>
    <w:rsid w:val="00E507E5"/>
    <w:rsid w:val="00E5209F"/>
    <w:rsid w:val="00E60110"/>
    <w:rsid w:val="00E60D77"/>
    <w:rsid w:val="00E64972"/>
    <w:rsid w:val="00E662DF"/>
    <w:rsid w:val="00E720E3"/>
    <w:rsid w:val="00E724FD"/>
    <w:rsid w:val="00E73D92"/>
    <w:rsid w:val="00E75962"/>
    <w:rsid w:val="00E75C3F"/>
    <w:rsid w:val="00E80AD1"/>
    <w:rsid w:val="00E81688"/>
    <w:rsid w:val="00E870FB"/>
    <w:rsid w:val="00E87AA4"/>
    <w:rsid w:val="00E87B07"/>
    <w:rsid w:val="00E90730"/>
    <w:rsid w:val="00E91DA9"/>
    <w:rsid w:val="00E93E75"/>
    <w:rsid w:val="00EB0F28"/>
    <w:rsid w:val="00EB3288"/>
    <w:rsid w:val="00EB45D6"/>
    <w:rsid w:val="00EB52F9"/>
    <w:rsid w:val="00EB5A0B"/>
    <w:rsid w:val="00EC3B5F"/>
    <w:rsid w:val="00ED1790"/>
    <w:rsid w:val="00ED4A7A"/>
    <w:rsid w:val="00EE458F"/>
    <w:rsid w:val="00EF2EFA"/>
    <w:rsid w:val="00F017F7"/>
    <w:rsid w:val="00F021A0"/>
    <w:rsid w:val="00F115B4"/>
    <w:rsid w:val="00F221E3"/>
    <w:rsid w:val="00F271DC"/>
    <w:rsid w:val="00F27E88"/>
    <w:rsid w:val="00F300CE"/>
    <w:rsid w:val="00F306DF"/>
    <w:rsid w:val="00F32527"/>
    <w:rsid w:val="00F42D95"/>
    <w:rsid w:val="00F42E94"/>
    <w:rsid w:val="00F4688F"/>
    <w:rsid w:val="00F51F43"/>
    <w:rsid w:val="00F53A06"/>
    <w:rsid w:val="00F609B6"/>
    <w:rsid w:val="00F61366"/>
    <w:rsid w:val="00F65689"/>
    <w:rsid w:val="00F66173"/>
    <w:rsid w:val="00F71AF0"/>
    <w:rsid w:val="00F71BEB"/>
    <w:rsid w:val="00F71DE8"/>
    <w:rsid w:val="00F74DEC"/>
    <w:rsid w:val="00F76934"/>
    <w:rsid w:val="00F801B0"/>
    <w:rsid w:val="00F81266"/>
    <w:rsid w:val="00F8204F"/>
    <w:rsid w:val="00F83E99"/>
    <w:rsid w:val="00F86284"/>
    <w:rsid w:val="00F91E31"/>
    <w:rsid w:val="00F91FDA"/>
    <w:rsid w:val="00F93B01"/>
    <w:rsid w:val="00F9511C"/>
    <w:rsid w:val="00F9619A"/>
    <w:rsid w:val="00FA0AE4"/>
    <w:rsid w:val="00FA4BEA"/>
    <w:rsid w:val="00FA5FC9"/>
    <w:rsid w:val="00FA65E9"/>
    <w:rsid w:val="00FB0254"/>
    <w:rsid w:val="00FB68BD"/>
    <w:rsid w:val="00FB7A72"/>
    <w:rsid w:val="00FC224F"/>
    <w:rsid w:val="00FD6AC0"/>
    <w:rsid w:val="00FD6E75"/>
    <w:rsid w:val="00FD761A"/>
    <w:rsid w:val="00FE5E36"/>
    <w:rsid w:val="00FE5F9A"/>
    <w:rsid w:val="00FE63AD"/>
    <w:rsid w:val="00FF2D61"/>
  </w:rsids>
  <m:mathPr>
    <m:mathFont m:val="Cambria Math"/>
    <m:brkBin m:val="before"/>
    <m:brkBinSub m:val="--"/>
    <m:smallFrac m:val="off"/>
    <m:dispDef/>
    <m:lMargin m:val="0"/>
    <m:rMargin m:val="0"/>
    <m:defJc m:val="centerGroup"/>
    <m:wrapIndent m:val="1440"/>
    <m:intLim m:val="subSup"/>
    <m:naryLim m:val="undOvr"/>
  </m:mathPr>
  <w:uiCompat97To2003/>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country-region"/>
  <w:smartTagType w:namespaceuri="urn:schemas-microsoft-com:office:smarttags" w:name="State"/>
  <w:smartTagType w:namespaceuri="urn:schemas-microsoft-com:office:smarttags" w:name="City"/>
  <w:shapeDefaults>
    <o:shapedefaults v:ext="edit" spidmax="107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sz w:val="22"/>
        <w:szCs w:val="22"/>
        <w:lang w:val="en-CA" w:eastAsia="en-CA"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7754"/>
    <w:pPr>
      <w:spacing w:after="200" w:line="276" w:lineRule="auto"/>
    </w:pPr>
    <w:rPr>
      <w:lang w:val="en-US" w:eastAsia="en-US"/>
    </w:rPr>
  </w:style>
  <w:style w:type="paragraph" w:styleId="Heading1">
    <w:name w:val="heading 1"/>
    <w:basedOn w:val="Normal"/>
    <w:next w:val="Normal"/>
    <w:link w:val="Heading1Char"/>
    <w:uiPriority w:val="99"/>
    <w:qFormat/>
    <w:rsid w:val="000D0549"/>
    <w:pPr>
      <w:keepNext/>
      <w:spacing w:before="240" w:after="60" w:line="240" w:lineRule="auto"/>
      <w:outlineLvl w:val="0"/>
    </w:pPr>
    <w:rPr>
      <w:rFonts w:ascii="Arial" w:eastAsia="Times New Roman" w:hAnsi="Arial"/>
      <w:b/>
      <w:bCs/>
      <w:kern w:val="32"/>
      <w:sz w:val="32"/>
      <w:szCs w:val="32"/>
      <w:lang w:val="en-CA"/>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0D0549"/>
    <w:rPr>
      <w:rFonts w:ascii="Arial" w:hAnsi="Arial" w:cs="Arial"/>
      <w:b/>
      <w:bCs/>
      <w:kern w:val="32"/>
      <w:sz w:val="32"/>
      <w:szCs w:val="32"/>
      <w:lang w:val="en-CA"/>
    </w:rPr>
  </w:style>
  <w:style w:type="paragraph" w:styleId="Header">
    <w:name w:val="header"/>
    <w:basedOn w:val="Normal"/>
    <w:link w:val="HeaderChar"/>
    <w:uiPriority w:val="99"/>
    <w:rsid w:val="00A0550E"/>
    <w:pPr>
      <w:tabs>
        <w:tab w:val="center" w:pos="4320"/>
        <w:tab w:val="right" w:pos="8640"/>
      </w:tabs>
      <w:spacing w:after="0" w:line="240" w:lineRule="auto"/>
    </w:pPr>
    <w:rPr>
      <w:rFonts w:ascii="Times New Roman" w:eastAsia="Times New Roman" w:hAnsi="Times New Roman" w:cs="Times New Roman"/>
      <w:sz w:val="24"/>
      <w:szCs w:val="24"/>
      <w:lang w:val="en-CA"/>
    </w:rPr>
  </w:style>
  <w:style w:type="character" w:customStyle="1" w:styleId="HeaderChar">
    <w:name w:val="Header Char"/>
    <w:basedOn w:val="DefaultParagraphFont"/>
    <w:link w:val="Header"/>
    <w:uiPriority w:val="99"/>
    <w:locked/>
    <w:rsid w:val="00A0550E"/>
    <w:rPr>
      <w:rFonts w:ascii="Times New Roman" w:hAnsi="Times New Roman" w:cs="Times New Roman"/>
      <w:sz w:val="24"/>
      <w:szCs w:val="24"/>
      <w:lang w:val="en-CA"/>
    </w:rPr>
  </w:style>
  <w:style w:type="paragraph" w:styleId="Footer">
    <w:name w:val="footer"/>
    <w:basedOn w:val="Normal"/>
    <w:link w:val="FooterChar"/>
    <w:uiPriority w:val="99"/>
    <w:semiHidden/>
    <w:rsid w:val="0045325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453259"/>
    <w:rPr>
      <w:rFonts w:cs="Times New Roman"/>
    </w:rPr>
  </w:style>
  <w:style w:type="paragraph" w:styleId="BalloonText">
    <w:name w:val="Balloon Text"/>
    <w:basedOn w:val="Normal"/>
    <w:link w:val="BalloonTextChar"/>
    <w:uiPriority w:val="99"/>
    <w:semiHidden/>
    <w:rsid w:val="009F5E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5EFE"/>
    <w:rPr>
      <w:rFonts w:ascii="Tahoma" w:hAnsi="Tahoma" w:cs="Tahoma"/>
      <w:sz w:val="16"/>
      <w:szCs w:val="16"/>
    </w:rPr>
  </w:style>
  <w:style w:type="paragraph" w:styleId="ListParagraph">
    <w:name w:val="List Paragraph"/>
    <w:basedOn w:val="Normal"/>
    <w:uiPriority w:val="99"/>
    <w:qFormat/>
    <w:rsid w:val="006046D5"/>
    <w:pPr>
      <w:ind w:left="720"/>
      <w:contextualSpacing/>
    </w:pPr>
  </w:style>
  <w:style w:type="paragraph" w:customStyle="1" w:styleId="Default">
    <w:name w:val="Default"/>
    <w:uiPriority w:val="99"/>
    <w:rsid w:val="001A1369"/>
    <w:pPr>
      <w:autoSpaceDE w:val="0"/>
      <w:autoSpaceDN w:val="0"/>
      <w:adjustRightInd w:val="0"/>
    </w:pPr>
    <w:rPr>
      <w:rFonts w:ascii="Times New Roman" w:hAnsi="Times New Roman" w:cs="Times New Roman"/>
      <w:color w:val="000000"/>
      <w:sz w:val="24"/>
      <w:szCs w:val="24"/>
      <w:lang w:val="en-US" w:eastAsia="en-US"/>
    </w:rPr>
  </w:style>
  <w:style w:type="character" w:styleId="CommentReference">
    <w:name w:val="annotation reference"/>
    <w:basedOn w:val="DefaultParagraphFont"/>
    <w:uiPriority w:val="99"/>
    <w:semiHidden/>
    <w:rsid w:val="00D353BF"/>
    <w:rPr>
      <w:rFonts w:cs="Times New Roman"/>
      <w:sz w:val="16"/>
      <w:szCs w:val="16"/>
    </w:rPr>
  </w:style>
  <w:style w:type="paragraph" w:styleId="CommentText">
    <w:name w:val="annotation text"/>
    <w:basedOn w:val="Normal"/>
    <w:link w:val="CommentTextChar"/>
    <w:uiPriority w:val="99"/>
    <w:semiHidden/>
    <w:rsid w:val="00D353BF"/>
    <w:rPr>
      <w:sz w:val="20"/>
      <w:szCs w:val="20"/>
    </w:rPr>
  </w:style>
  <w:style w:type="character" w:customStyle="1" w:styleId="CommentTextChar">
    <w:name w:val="Comment Text Char"/>
    <w:basedOn w:val="DefaultParagraphFont"/>
    <w:link w:val="CommentText"/>
    <w:uiPriority w:val="99"/>
    <w:semiHidden/>
    <w:locked/>
    <w:rsid w:val="00D353BF"/>
    <w:rPr>
      <w:rFonts w:cs="Times New Roman"/>
      <w:sz w:val="20"/>
      <w:szCs w:val="20"/>
      <w:lang w:val="en-US" w:eastAsia="en-US"/>
    </w:rPr>
  </w:style>
  <w:style w:type="paragraph" w:styleId="CommentSubject">
    <w:name w:val="annotation subject"/>
    <w:basedOn w:val="CommentText"/>
    <w:next w:val="CommentText"/>
    <w:link w:val="CommentSubjectChar"/>
    <w:uiPriority w:val="99"/>
    <w:semiHidden/>
    <w:rsid w:val="00D353BF"/>
    <w:rPr>
      <w:b/>
      <w:bCs/>
    </w:rPr>
  </w:style>
  <w:style w:type="character" w:customStyle="1" w:styleId="CommentSubjectChar">
    <w:name w:val="Comment Subject Char"/>
    <w:basedOn w:val="CommentTextChar"/>
    <w:link w:val="CommentSubject"/>
    <w:uiPriority w:val="99"/>
    <w:semiHidden/>
    <w:locked/>
    <w:rsid w:val="00D353BF"/>
    <w:rPr>
      <w:b/>
      <w:bCs/>
    </w:rPr>
  </w:style>
  <w:style w:type="character" w:styleId="Hyperlink">
    <w:name w:val="Hyperlink"/>
    <w:basedOn w:val="DefaultParagraphFont"/>
    <w:uiPriority w:val="99"/>
    <w:rsid w:val="00E60110"/>
    <w:rPr>
      <w:rFonts w:cs="Times New Roman"/>
      <w:color w:val="0000FF"/>
      <w:u w:val="single"/>
    </w:rPr>
  </w:style>
  <w:style w:type="character" w:styleId="PageNumber">
    <w:name w:val="page number"/>
    <w:basedOn w:val="DefaultParagraphFont"/>
    <w:uiPriority w:val="99"/>
    <w:rsid w:val="00C11D2F"/>
    <w:rPr>
      <w:rFonts w:cs="Times New Roman"/>
    </w:rPr>
  </w:style>
</w:styles>
</file>

<file path=word/webSettings.xml><?xml version="1.0" encoding="utf-8"?>
<w:webSettings xmlns:r="http://schemas.openxmlformats.org/officeDocument/2006/relationships" xmlns:w="http://schemas.openxmlformats.org/wordprocessingml/2006/main">
  <w:divs>
    <w:div w:id="1070926722">
      <w:marLeft w:val="0"/>
      <w:marRight w:val="0"/>
      <w:marTop w:val="0"/>
      <w:marBottom w:val="0"/>
      <w:divBdr>
        <w:top w:val="none" w:sz="0" w:space="0" w:color="auto"/>
        <w:left w:val="none" w:sz="0" w:space="0" w:color="auto"/>
        <w:bottom w:val="none" w:sz="0" w:space="0" w:color="auto"/>
        <w:right w:val="none" w:sz="0" w:space="0" w:color="auto"/>
      </w:divBdr>
    </w:div>
    <w:div w:id="1070926723">
      <w:marLeft w:val="0"/>
      <w:marRight w:val="0"/>
      <w:marTop w:val="0"/>
      <w:marBottom w:val="0"/>
      <w:divBdr>
        <w:top w:val="none" w:sz="0" w:space="0" w:color="auto"/>
        <w:left w:val="none" w:sz="0" w:space="0" w:color="auto"/>
        <w:bottom w:val="none" w:sz="0" w:space="0" w:color="auto"/>
        <w:right w:val="none" w:sz="0" w:space="0" w:color="auto"/>
      </w:divBdr>
    </w:div>
    <w:div w:id="1070926724">
      <w:marLeft w:val="0"/>
      <w:marRight w:val="0"/>
      <w:marTop w:val="0"/>
      <w:marBottom w:val="0"/>
      <w:divBdr>
        <w:top w:val="none" w:sz="0" w:space="0" w:color="auto"/>
        <w:left w:val="none" w:sz="0" w:space="0" w:color="auto"/>
        <w:bottom w:val="none" w:sz="0" w:space="0" w:color="auto"/>
        <w:right w:val="none" w:sz="0" w:space="0" w:color="auto"/>
      </w:divBdr>
    </w:div>
    <w:div w:id="1070926725">
      <w:marLeft w:val="0"/>
      <w:marRight w:val="0"/>
      <w:marTop w:val="0"/>
      <w:marBottom w:val="0"/>
      <w:divBdr>
        <w:top w:val="none" w:sz="0" w:space="0" w:color="auto"/>
        <w:left w:val="none" w:sz="0" w:space="0" w:color="auto"/>
        <w:bottom w:val="none" w:sz="0" w:space="0" w:color="auto"/>
        <w:right w:val="none" w:sz="0" w:space="0" w:color="auto"/>
      </w:divBdr>
    </w:div>
    <w:div w:id="1070926726">
      <w:marLeft w:val="0"/>
      <w:marRight w:val="0"/>
      <w:marTop w:val="0"/>
      <w:marBottom w:val="0"/>
      <w:divBdr>
        <w:top w:val="none" w:sz="0" w:space="0" w:color="auto"/>
        <w:left w:val="none" w:sz="0" w:space="0" w:color="auto"/>
        <w:bottom w:val="none" w:sz="0" w:space="0" w:color="auto"/>
        <w:right w:val="none" w:sz="0" w:space="0" w:color="auto"/>
      </w:divBdr>
    </w:div>
    <w:div w:id="1070926727">
      <w:marLeft w:val="0"/>
      <w:marRight w:val="0"/>
      <w:marTop w:val="0"/>
      <w:marBottom w:val="0"/>
      <w:divBdr>
        <w:top w:val="none" w:sz="0" w:space="0" w:color="auto"/>
        <w:left w:val="none" w:sz="0" w:space="0" w:color="auto"/>
        <w:bottom w:val="none" w:sz="0" w:space="0" w:color="auto"/>
        <w:right w:val="none" w:sz="0" w:space="0" w:color="auto"/>
      </w:divBdr>
    </w:div>
    <w:div w:id="1070926728">
      <w:marLeft w:val="0"/>
      <w:marRight w:val="0"/>
      <w:marTop w:val="0"/>
      <w:marBottom w:val="0"/>
      <w:divBdr>
        <w:top w:val="none" w:sz="0" w:space="0" w:color="auto"/>
        <w:left w:val="none" w:sz="0" w:space="0" w:color="auto"/>
        <w:bottom w:val="none" w:sz="0" w:space="0" w:color="auto"/>
        <w:right w:val="none" w:sz="0" w:space="0" w:color="auto"/>
      </w:divBdr>
    </w:div>
    <w:div w:id="1070926729">
      <w:marLeft w:val="0"/>
      <w:marRight w:val="0"/>
      <w:marTop w:val="0"/>
      <w:marBottom w:val="0"/>
      <w:divBdr>
        <w:top w:val="none" w:sz="0" w:space="0" w:color="auto"/>
        <w:left w:val="none" w:sz="0" w:space="0" w:color="auto"/>
        <w:bottom w:val="none" w:sz="0" w:space="0" w:color="auto"/>
        <w:right w:val="none" w:sz="0" w:space="0" w:color="auto"/>
      </w:divBdr>
    </w:div>
    <w:div w:id="10709267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emf"/><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image" Target="media/image36.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emf"/><Relationship Id="rId45" Type="http://schemas.openxmlformats.org/officeDocument/2006/relationships/hyperlink" Target="http://en.wikipedia.org/wiki/Positron_emission_tomography" TargetMode="External"/><Relationship Id="rId5" Type="http://schemas.openxmlformats.org/officeDocument/2006/relationships/footnotes" Target="footnote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emf"/><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9.emf"/><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emf"/><Relationship Id="rId48"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6797</TotalTime>
  <Pages>18</Pages>
  <Words>5056</Words>
  <Characters>28824</Characters>
  <Application>Microsoft Office Outlook</Application>
  <DocSecurity>0</DocSecurity>
  <Lines>0</Lines>
  <Paragraphs>0</Paragraphs>
  <ScaleCrop>false</ScaleCrop>
  <Company>UOHI</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petusers</dc:creator>
  <cp:keywords/>
  <dc:description/>
  <cp:lastModifiedBy>CHARLES</cp:lastModifiedBy>
  <cp:revision>196</cp:revision>
  <dcterms:created xsi:type="dcterms:W3CDTF">2009-08-13T17:53:00Z</dcterms:created>
  <dcterms:modified xsi:type="dcterms:W3CDTF">2009-11-03T05:19:00Z</dcterms:modified>
</cp:coreProperties>
</file>